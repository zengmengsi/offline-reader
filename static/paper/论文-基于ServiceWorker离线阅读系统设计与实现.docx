
<file path=[Content_Types].xml><?xml version="1.0" encoding="utf-8"?>
<Types xmlns="http://schemas.openxmlformats.org/package/2006/content-types">
  <Default Extension="xml" ContentType="application/xml"/>
  <Default Extension="jpg" ContentType="image/jpeg"/>
  <Default Extension="rels" ContentType="application/vnd.openxmlformats-package.relationships+xml"/>
  <Default Extension="emf" ContentType="image/x-emf"/>
  <Default Extension="vsd" ContentType="application/vnd.visio"/>
  <Default Extension="gif" ContentType="image/gif"/>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771D460D" w14:textId="77777777" w:rsidR="00137F43" w:rsidRDefault="00811A2F" w:rsidP="00137F43">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60E2547B" w:rsidR="000008D9" w:rsidRDefault="00D33378" w:rsidP="00137F43">
      <w:pPr>
        <w:spacing w:before="50" w:after="50"/>
        <w:ind w:leftChars="800" w:left="1920" w:firstLine="480"/>
        <w:rPr>
          <w:rFonts w:eastAsia="黑体"/>
          <w:color w:val="000000"/>
          <w:spacing w:val="40"/>
          <w:sz w:val="28"/>
        </w:rPr>
      </w:pPr>
      <w:r>
        <w:rPr>
          <w:rFonts w:eastAsia="黑体"/>
          <w:color w:val="000000"/>
          <w:spacing w:val="40"/>
          <w:sz w:val="28"/>
        </w:rPr>
        <w:t>指导教师</w:t>
      </w:r>
      <w:r>
        <w:rPr>
          <w:rFonts w:eastAsia="黑体"/>
          <w:color w:val="000000"/>
          <w:spacing w:val="40"/>
          <w:sz w:val="28"/>
        </w:rPr>
        <w:t xml:space="preserve">  </w:t>
      </w:r>
      <w:r>
        <w:rPr>
          <w:rFonts w:eastAsia="黑体" w:hint="eastAsia"/>
          <w:color w:val="000000"/>
          <w:spacing w:val="40"/>
          <w:sz w:val="28"/>
        </w:rPr>
        <w:t>胡</w:t>
      </w:r>
      <w:r w:rsidR="00167348">
        <w:rPr>
          <w:rFonts w:eastAsia="黑体" w:hint="eastAsia"/>
          <w:color w:val="000000"/>
          <w:spacing w:val="40"/>
          <w:sz w:val="28"/>
        </w:rPr>
        <w:t>春明</w:t>
      </w:r>
      <w:r w:rsidR="000008D9">
        <w:rPr>
          <w:rFonts w:eastAsia="黑体" w:hint="eastAsia"/>
          <w:color w:val="000000"/>
          <w:spacing w:val="40"/>
          <w:sz w:val="28"/>
        </w:rPr>
        <w:t xml:space="preserve"> </w:t>
      </w:r>
      <w:r w:rsidR="000008D9">
        <w:rPr>
          <w:rFonts w:eastAsia="黑体" w:hint="eastAsia"/>
          <w:color w:val="000000"/>
          <w:spacing w:val="40"/>
          <w:sz w:val="28"/>
        </w:rPr>
        <w:t>教授</w:t>
      </w:r>
    </w:p>
    <w:p w14:paraId="263FF624" w14:textId="73604E43" w:rsidR="000008D9" w:rsidRDefault="00893D95">
      <w:pPr>
        <w:spacing w:before="50" w:after="50"/>
        <w:ind w:firstLineChars="1180" w:firstLine="4248"/>
        <w:rPr>
          <w:rFonts w:eastAsia="黑体"/>
          <w:spacing w:val="40"/>
          <w:sz w:val="28"/>
        </w:rPr>
      </w:pPr>
      <w:r>
        <w:rPr>
          <w:rFonts w:eastAsia="黑体" w:hint="eastAsia"/>
          <w:color w:val="000000"/>
          <w:spacing w:val="40"/>
          <w:sz w:val="28"/>
        </w:rPr>
        <w:t>刘炳</w:t>
      </w:r>
      <w:r w:rsidR="007817C7">
        <w:rPr>
          <w:rFonts w:eastAsia="黑体" w:hint="eastAsia"/>
          <w:color w:val="000000"/>
          <w:spacing w:val="40"/>
          <w:sz w:val="28"/>
        </w:rPr>
        <w:t>林</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3FB10BEF" w:rsidR="000008D9" w:rsidRDefault="000008D9">
      <w:pPr>
        <w:spacing w:before="50" w:after="50"/>
        <w:ind w:leftChars="800" w:left="1920" w:firstLineChars="750" w:firstLine="2250"/>
        <w:rPr>
          <w:b/>
          <w:sz w:val="30"/>
          <w:szCs w:val="30"/>
        </w:rPr>
      </w:pPr>
      <w:r>
        <w:rPr>
          <w:rFonts w:hint="eastAsia"/>
          <w:b/>
          <w:sz w:val="30"/>
          <w:szCs w:val="30"/>
        </w:rPr>
        <w:t xml:space="preserve">Senior Engineer. </w:t>
      </w:r>
      <w:r w:rsidR="002A2260">
        <w:rPr>
          <w:b/>
          <w:sz w:val="30"/>
          <w:szCs w:val="30"/>
        </w:rPr>
        <w:t>Liu Binglin</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199"/>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日止</w:t>
      </w:r>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4"/>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2C7F31CA" w:rsidR="00E159C9" w:rsidRPr="00706E09" w:rsidRDefault="00965DA0" w:rsidP="00872DC3">
      <w:pPr>
        <w:pStyle w:val="a0"/>
        <w:spacing w:line="360" w:lineRule="auto"/>
        <w:ind w:firstLine="480"/>
        <w:rPr>
          <w:rFonts w:hAnsi="宋体"/>
        </w:rPr>
      </w:pPr>
      <w:r>
        <w:rPr>
          <w:rFonts w:hAnsi="宋体" w:hint="eastAsia"/>
        </w:rPr>
        <w:t>伴随着</w:t>
      </w:r>
      <w:r w:rsidR="00872DC3">
        <w:rPr>
          <w:rFonts w:hAnsi="宋体" w:hint="eastAsia"/>
        </w:rPr>
        <w:t>网络和数据信息化</w:t>
      </w:r>
      <w:r>
        <w:rPr>
          <w:rFonts w:hAnsi="宋体" w:hint="eastAsia"/>
        </w:rPr>
        <w:t>的发展，阅读成为</w:t>
      </w:r>
      <w:r w:rsidR="00872DC3">
        <w:rPr>
          <w:rFonts w:hAnsi="宋体" w:hint="eastAsia"/>
        </w:rPr>
        <w:t>人们网络生活中不可或缺的一部分。</w:t>
      </w:r>
      <w:ins w:id="0" w:author="Microsoft Office 用户" w:date="2017-09-12T20:40:00Z">
        <w:r w:rsidR="000361FE">
          <w:rPr>
            <w:rFonts w:hAnsi="宋体" w:cs="宋体"/>
            <w:lang w:val="zh-TW" w:eastAsia="zh-TW"/>
          </w:rPr>
          <w:t>各种电子屏幕成为了一种新的阅读载体</w:t>
        </w:r>
      </w:ins>
      <w:ins w:id="1" w:author="Microsoft Office 用户" w:date="2017-09-12T21:14:00Z">
        <w:r w:rsidR="00E065CE">
          <w:rPr>
            <w:rFonts w:hAnsi="宋体" w:cs="宋体" w:hint="eastAsia"/>
            <w:lang w:val="zh-TW" w:eastAsia="zh-TW"/>
          </w:rPr>
          <w:t>，</w:t>
        </w:r>
      </w:ins>
      <w:ins w:id="2" w:author="Microsoft Office 用户" w:date="2017-09-12T20:40:00Z">
        <w:r w:rsidR="000361FE">
          <w:rPr>
            <w:rFonts w:hAnsi="宋体" w:cs="宋体"/>
            <w:lang w:val="zh-TW" w:eastAsia="zh-TW"/>
          </w:rPr>
          <w:t>通过各种电子阅读工具进行阅读已发展成为一种新的重要的阅读方式</w:t>
        </w:r>
        <w:r w:rsidR="000361FE">
          <w:rPr>
            <w:rFonts w:hAnsi="宋体" w:cs="宋体" w:hint="eastAsia"/>
            <w:lang w:val="zh-TW" w:eastAsia="zh-TW"/>
          </w:rPr>
          <w:t>，我们称之为电子阅读，也叫数字阅读</w:t>
        </w:r>
        <w:r w:rsidR="000361FE">
          <w:rPr>
            <w:rFonts w:hAnsi="宋体" w:cs="宋体"/>
            <w:lang w:val="zh-TW" w:eastAsia="zh-TW"/>
          </w:rPr>
          <w:t>。</w:t>
        </w:r>
      </w:ins>
      <w:r w:rsidR="00872DC3">
        <w:rPr>
          <w:rFonts w:hAnsi="宋体" w:hint="eastAsia"/>
        </w:rPr>
        <w:t>一方面，随着电子阅读的</w:t>
      </w:r>
      <w:r w:rsidR="00E159C9" w:rsidRPr="00706E09">
        <w:rPr>
          <w:rFonts w:hAnsi="宋体" w:hint="eastAsia"/>
        </w:rPr>
        <w:t>发展，读者对阅读体验要求越来越高。</w:t>
      </w:r>
      <w:ins w:id="3" w:author="Microsoft Office 用户" w:date="2017-09-12T21:09:00Z">
        <w:r w:rsidR="00135D32">
          <w:rPr>
            <w:rFonts w:hAnsi="宋体" w:hint="eastAsia"/>
          </w:rPr>
          <w:t>但是</w:t>
        </w:r>
        <w:r w:rsidR="00135D32" w:rsidRPr="00C72516">
          <w:rPr>
            <w:rFonts w:asciiTheme="minorEastAsia" w:eastAsiaTheme="minorEastAsia" w:hAnsiTheme="minorEastAsia" w:cs="宋体"/>
            <w:lang w:val="zh-TW" w:eastAsia="zh-TW"/>
          </w:rPr>
          <w:t>国内数字出版行业还没有通用的标准和格式</w:t>
        </w:r>
        <w:r w:rsidR="00E065CE">
          <w:rPr>
            <w:rFonts w:asciiTheme="minorEastAsia" w:eastAsiaTheme="minorEastAsia" w:hAnsiTheme="minorEastAsia" w:cs="宋体" w:hint="eastAsia"/>
          </w:rPr>
          <w:t>，</w:t>
        </w:r>
        <w:r w:rsidR="00E065CE" w:rsidRPr="00C72516">
          <w:rPr>
            <w:rFonts w:asciiTheme="minorEastAsia" w:eastAsiaTheme="minorEastAsia" w:hAnsiTheme="minorEastAsia" w:cs="宋体"/>
            <w:lang w:val="zh-TW" w:eastAsia="zh-TW"/>
          </w:rPr>
          <w:t>国内正规的数字化图书馆或电子书厂商大都采用自己专用的电子书文件格式，且他们彼此间通常互不兼容</w:t>
        </w:r>
        <w:r w:rsidR="00E065CE">
          <w:rPr>
            <w:rFonts w:asciiTheme="minorEastAsia" w:eastAsiaTheme="minorEastAsia" w:hAnsiTheme="minorEastAsia" w:cs="宋体" w:hint="eastAsia"/>
            <w:lang w:val="zh-TW" w:eastAsia="zh-TW"/>
          </w:rPr>
          <w:t>。</w:t>
        </w:r>
      </w:ins>
      <w:r w:rsidR="00E159C9" w:rsidRPr="00706E09">
        <w:rPr>
          <w:rFonts w:hAnsi="宋体" w:hint="eastAsia"/>
        </w:rPr>
        <w:t>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w:t>
      </w:r>
      <w:r w:rsidR="00862889">
        <w:rPr>
          <w:rFonts w:hAnsi="宋体"/>
        </w:rPr>
        <w:t>eb</w:t>
      </w:r>
      <w:r w:rsidR="00D17643" w:rsidRPr="00706E09">
        <w:rPr>
          <w:rFonts w:hAnsi="宋体" w:hint="eastAsia"/>
        </w:rPr>
        <w:t>应用功能不断丰富和强化，在浏览器中实现原生应用般的体验已不再是纸上谈兵。</w:t>
      </w:r>
      <w:r w:rsidR="00842DE5">
        <w:rPr>
          <w:rFonts w:hAnsi="宋体" w:cs="宋体" w:hint="eastAsia"/>
          <w:lang w:val="zh-TW" w:eastAsia="zh-TW"/>
        </w:rPr>
        <w:t>如何在没有网络，或者网络信号较差的情况下，让阅读过程仍然很流畅，如何提高读者的阅读体验</w:t>
      </w:r>
      <w:r w:rsidR="00842DE5" w:rsidRPr="00706E09">
        <w:rPr>
          <w:rFonts w:hAnsi="宋体" w:cs="宋体" w:hint="eastAsia"/>
          <w:lang w:val="zh-TW" w:eastAsia="zh-TW"/>
        </w:rPr>
        <w:t>，这对移动互</w:t>
      </w:r>
      <w:r w:rsidR="00842DE5">
        <w:rPr>
          <w:rFonts w:hAnsi="宋体" w:cs="宋体" w:hint="eastAsia"/>
          <w:lang w:val="zh-TW" w:eastAsia="zh-TW"/>
        </w:rPr>
        <w:t>联网、移动媒体而言是一个巨大的挑战，是推动数字出版物上升到更高</w:t>
      </w:r>
      <w:r w:rsidR="00842DE5" w:rsidRPr="00706E09">
        <w:rPr>
          <w:rFonts w:hAnsi="宋体" w:cs="宋体" w:hint="eastAsia"/>
          <w:lang w:val="zh-TW" w:eastAsia="zh-TW"/>
        </w:rPr>
        <w:t>层次的关键，更是一个亟待解决的问题。</w:t>
      </w:r>
    </w:p>
    <w:p w14:paraId="509291A0" w14:textId="672274AA"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862889">
        <w:rPr>
          <w:rFonts w:hAnsi="宋体" w:hint="eastAsia"/>
        </w:rPr>
        <w:t>解决了目前</w:t>
      </w:r>
      <w:r w:rsidR="00D632AF" w:rsidRPr="00706E09">
        <w:rPr>
          <w:rFonts w:hAnsi="宋体" w:hint="eastAsia"/>
        </w:rPr>
        <w:t>Web离线应用体验差的实际问题。</w:t>
      </w:r>
      <w:r w:rsidR="002F646F" w:rsidRPr="00706E09">
        <w:rPr>
          <w:rFonts w:hAnsi="宋体" w:hint="eastAsia"/>
        </w:rPr>
        <w:t>主要工作</w:t>
      </w:r>
      <w:r w:rsidR="000008D9" w:rsidRPr="00706E09">
        <w:rPr>
          <w:rFonts w:hAnsi="宋体" w:hint="eastAsia"/>
        </w:rPr>
        <w:t>如下：</w:t>
      </w:r>
    </w:p>
    <w:p w14:paraId="21E99A97" w14:textId="7EFB5023" w:rsidR="00A63915" w:rsidRPr="00706E09" w:rsidDel="004F0583" w:rsidRDefault="00137C08" w:rsidP="00A63915">
      <w:pPr>
        <w:pStyle w:val="a0"/>
        <w:numPr>
          <w:ilvl w:val="0"/>
          <w:numId w:val="12"/>
        </w:numPr>
        <w:spacing w:line="360" w:lineRule="auto"/>
        <w:rPr>
          <w:del w:id="4" w:author="Microsoft Office 用户" w:date="2017-09-12T22:09:00Z"/>
          <w:rFonts w:hAnsi="宋体"/>
        </w:rPr>
      </w:pPr>
      <w:del w:id="5" w:author="Microsoft Office 用户" w:date="2017-09-12T22:09:00Z">
        <w:r w:rsidDel="004F0583">
          <w:rPr>
            <w:rFonts w:hAnsi="宋体" w:hint="eastAsia"/>
          </w:rPr>
          <w:delText>介绍</w:delText>
        </w:r>
        <w:r w:rsidR="00862889" w:rsidDel="004F0583">
          <w:rPr>
            <w:rFonts w:hAnsi="宋体" w:hint="eastAsia"/>
          </w:rPr>
          <w:delText>选题的背景与意义，分析了国内外</w:delText>
        </w:r>
        <w:r w:rsidR="00A63915" w:rsidRPr="00706E09" w:rsidDel="004F0583">
          <w:rPr>
            <w:rFonts w:hAnsi="宋体" w:hint="eastAsia"/>
          </w:rPr>
          <w:delText>研究现状及发展动态。</w:delText>
        </w:r>
      </w:del>
    </w:p>
    <w:p w14:paraId="19DC692D" w14:textId="35FF45DD" w:rsidR="000008D9" w:rsidRPr="00706E09" w:rsidDel="004F0583" w:rsidRDefault="00D17643" w:rsidP="00A63915">
      <w:pPr>
        <w:pStyle w:val="a0"/>
        <w:numPr>
          <w:ilvl w:val="0"/>
          <w:numId w:val="12"/>
        </w:numPr>
        <w:spacing w:line="360" w:lineRule="auto"/>
        <w:rPr>
          <w:del w:id="6" w:author="Microsoft Office 用户" w:date="2017-09-12T22:09:00Z"/>
          <w:rFonts w:hAnsi="宋体"/>
        </w:rPr>
      </w:pPr>
      <w:del w:id="7" w:author="Microsoft Office 用户" w:date="2017-09-12T22:09:00Z">
        <w:r w:rsidRPr="00706E09" w:rsidDel="004F0583">
          <w:rPr>
            <w:rFonts w:hAnsi="宋体" w:hint="eastAsia"/>
          </w:rPr>
          <w:delText>对</w:delText>
        </w:r>
        <w:r w:rsidR="00C7511F" w:rsidRPr="00706E09" w:rsidDel="004F0583">
          <w:rPr>
            <w:rFonts w:hAnsi="宋体" w:hint="eastAsia"/>
          </w:rPr>
          <w:delText>电子</w:delText>
        </w:r>
        <w:r w:rsidRPr="00706E09" w:rsidDel="004F0583">
          <w:rPr>
            <w:rFonts w:hAnsi="宋体" w:hint="eastAsia"/>
          </w:rPr>
          <w:delText>出版</w:delText>
        </w:r>
        <w:r w:rsidR="00C7511F" w:rsidRPr="00706E09" w:rsidDel="004F0583">
          <w:rPr>
            <w:rFonts w:hAnsi="宋体" w:hint="eastAsia"/>
          </w:rPr>
          <w:delText>技术进行了概述，对离线</w:delText>
        </w:r>
        <w:r w:rsidR="00C7511F" w:rsidRPr="00706E09" w:rsidDel="004F0583">
          <w:rPr>
            <w:rFonts w:hAnsi="宋体"/>
          </w:rPr>
          <w:delText>Web</w:delText>
        </w:r>
        <w:r w:rsidR="00C7511F" w:rsidRPr="00706E09" w:rsidDel="004F0583">
          <w:rPr>
            <w:rFonts w:hAnsi="宋体" w:hint="eastAsia"/>
          </w:rPr>
          <w:delText>开发技术进行了分析</w:delText>
        </w:r>
        <w:r w:rsidR="000008D9" w:rsidRPr="00706E09" w:rsidDel="004F0583">
          <w:rPr>
            <w:rFonts w:hAnsi="宋体" w:hint="eastAsia"/>
          </w:rPr>
          <w:delText>。</w:delText>
        </w:r>
      </w:del>
    </w:p>
    <w:p w14:paraId="37BBA06A" w14:textId="0F5ADC25" w:rsidR="000008D9" w:rsidRDefault="00927CC9">
      <w:pPr>
        <w:pStyle w:val="a0"/>
        <w:spacing w:line="360" w:lineRule="auto"/>
        <w:ind w:firstLine="480"/>
        <w:rPr>
          <w:ins w:id="8" w:author="Microsoft Office 用户" w:date="2017-09-12T22:09:00Z"/>
          <w:rFonts w:hAnsi="宋体" w:hint="eastAsia"/>
        </w:rPr>
      </w:pPr>
      <w:r w:rsidRPr="00706E09">
        <w:rPr>
          <w:rFonts w:hAnsi="宋体" w:hint="eastAsia"/>
        </w:rPr>
        <w:t>(</w:t>
      </w:r>
      <w:del w:id="9" w:author="Microsoft Office 用户" w:date="2017-09-12T22:09:00Z">
        <w:r w:rsidRPr="00706E09" w:rsidDel="00020925">
          <w:rPr>
            <w:rFonts w:hAnsi="宋体" w:hint="eastAsia"/>
          </w:rPr>
          <w:delText>3</w:delText>
        </w:r>
      </w:del>
      <w:ins w:id="10" w:author="Microsoft Office 用户" w:date="2017-09-12T22:09:00Z">
        <w:r w:rsidR="00020925">
          <w:rPr>
            <w:rFonts w:hAnsi="宋体" w:hint="eastAsia"/>
          </w:rPr>
          <w:t>1</w:t>
        </w:r>
      </w:ins>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71C728A4" w14:textId="6A26EA9D" w:rsidR="00020925" w:rsidRPr="00706E09" w:rsidRDefault="00020925">
      <w:pPr>
        <w:pStyle w:val="a0"/>
        <w:spacing w:line="360" w:lineRule="auto"/>
        <w:ind w:firstLine="480"/>
        <w:rPr>
          <w:rFonts w:hAnsi="宋体" w:hint="eastAsia"/>
        </w:rPr>
      </w:pPr>
      <w:ins w:id="11" w:author="Microsoft Office 用户" w:date="2017-09-12T22:09:00Z">
        <w:r>
          <w:rPr>
            <w:rFonts w:hAnsi="宋体"/>
          </w:rPr>
          <w:t xml:space="preserve">(2) </w:t>
        </w:r>
      </w:ins>
      <w:ins w:id="12" w:author="Microsoft Office 用户" w:date="2017-09-12T22:10:00Z">
        <w:r>
          <w:rPr>
            <w:rFonts w:hint="eastAsia"/>
          </w:rPr>
          <w:t>基于PWP规范的参考实现</w:t>
        </w:r>
        <w:r>
          <w:rPr>
            <w:rFonts w:hint="eastAsia"/>
          </w:rPr>
          <w:t>设计实现。</w:t>
        </w:r>
      </w:ins>
    </w:p>
    <w:p w14:paraId="3405DDC6" w14:textId="6EDEBB5F" w:rsidR="000008D9" w:rsidRPr="00706E09" w:rsidRDefault="00927CC9">
      <w:pPr>
        <w:pStyle w:val="a0"/>
        <w:spacing w:line="360" w:lineRule="auto"/>
        <w:ind w:firstLine="480"/>
        <w:rPr>
          <w:rFonts w:hAnsi="宋体"/>
        </w:rPr>
      </w:pPr>
      <w:r w:rsidRPr="00706E09">
        <w:rPr>
          <w:rFonts w:hAnsi="宋体" w:hint="eastAsia"/>
        </w:rPr>
        <w:t>(</w:t>
      </w:r>
      <w:del w:id="13" w:author="Microsoft Office 用户" w:date="2017-09-12T22:09:00Z">
        <w:r w:rsidRPr="00706E09" w:rsidDel="00020925">
          <w:rPr>
            <w:rFonts w:hAnsi="宋体" w:hint="eastAsia"/>
          </w:rPr>
          <w:delText>4</w:delText>
        </w:r>
      </w:del>
      <w:ins w:id="14" w:author="Microsoft Office 用户" w:date="2017-09-12T22:09:00Z">
        <w:r w:rsidR="00020925">
          <w:rPr>
            <w:rFonts w:hAnsi="宋体" w:hint="eastAsia"/>
          </w:rPr>
          <w:t>3</w:t>
        </w:r>
      </w:ins>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(1) introduce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(2) the electronic publishing technology is outlined, and the off-line Web development technology is analyzed.</w:t>
      </w:r>
    </w:p>
    <w:p w14:paraId="49A17808" w14:textId="721CFF08" w:rsidR="00927CC9" w:rsidRDefault="00927CC9" w:rsidP="00927CC9">
      <w:pPr>
        <w:spacing w:before="50" w:after="50"/>
        <w:ind w:firstLine="480"/>
        <w:jc w:val="both"/>
      </w:pPr>
      <w:r>
        <w:t>(3) the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(4) the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1"/>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3"/>
            <w:rFonts w:ascii="宋体" w:eastAsia="宋体" w:hAnsi="宋体" w:hint="eastAsia"/>
          </w:rPr>
          <w:t>第一章</w:t>
        </w:r>
        <w:r w:rsidRPr="001769B7">
          <w:rPr>
            <w:rStyle w:val="af3"/>
            <w:rFonts w:ascii="宋体" w:eastAsia="宋体" w:hAnsi="宋体"/>
          </w:rPr>
          <w:t xml:space="preserve">  </w:t>
        </w:r>
        <w:r w:rsidRPr="001769B7">
          <w:rPr>
            <w:rStyle w:val="af3"/>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7376A1">
      <w:pPr>
        <w:pStyle w:val="20"/>
        <w:ind w:firstLineChars="200" w:firstLine="480"/>
        <w:rPr>
          <w:rFonts w:ascii="宋体" w:hAnsi="宋体"/>
          <w:sz w:val="21"/>
        </w:rPr>
      </w:pPr>
      <w:hyperlink w:anchor="_Toc326079852" w:history="1">
        <w:r w:rsidR="000008D9" w:rsidRPr="001769B7">
          <w:rPr>
            <w:rStyle w:val="af3"/>
            <w:rFonts w:ascii="宋体" w:hAnsi="宋体"/>
          </w:rPr>
          <w:t xml:space="preserve">1.1 </w:t>
        </w:r>
        <w:r w:rsidR="000008D9" w:rsidRPr="001769B7">
          <w:rPr>
            <w:rStyle w:val="af3"/>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7376A1">
      <w:pPr>
        <w:pStyle w:val="20"/>
        <w:ind w:firstLineChars="200" w:firstLine="480"/>
        <w:rPr>
          <w:rFonts w:ascii="宋体" w:hAnsi="宋体"/>
          <w:sz w:val="21"/>
        </w:rPr>
      </w:pPr>
      <w:hyperlink w:anchor="_Toc326079853" w:history="1">
        <w:r w:rsidR="000008D9" w:rsidRPr="001769B7">
          <w:rPr>
            <w:rStyle w:val="af3"/>
            <w:rFonts w:ascii="宋体" w:hAnsi="宋体"/>
          </w:rPr>
          <w:t xml:space="preserve">1.2 </w:t>
        </w:r>
        <w:r w:rsidR="000008D9" w:rsidRPr="001769B7">
          <w:rPr>
            <w:rStyle w:val="af3"/>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7376A1">
      <w:pPr>
        <w:pStyle w:val="20"/>
        <w:ind w:firstLineChars="200" w:firstLine="480"/>
        <w:rPr>
          <w:rFonts w:ascii="宋体" w:hAnsi="宋体"/>
          <w:sz w:val="21"/>
        </w:rPr>
      </w:pPr>
      <w:hyperlink w:anchor="_Toc326079854" w:history="1">
        <w:r w:rsidR="000008D9" w:rsidRPr="001769B7">
          <w:rPr>
            <w:rStyle w:val="af3"/>
            <w:rFonts w:ascii="宋体" w:hAnsi="宋体"/>
          </w:rPr>
          <w:t xml:space="preserve">1.3 </w:t>
        </w:r>
        <w:r w:rsidR="000008D9" w:rsidRPr="001769B7">
          <w:rPr>
            <w:rStyle w:val="af3"/>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7376A1">
      <w:pPr>
        <w:pStyle w:val="20"/>
        <w:ind w:firstLineChars="200" w:firstLine="480"/>
        <w:rPr>
          <w:rFonts w:ascii="宋体" w:hAnsi="宋体"/>
          <w:sz w:val="21"/>
        </w:rPr>
      </w:pPr>
      <w:hyperlink w:anchor="_Toc326079855" w:history="1">
        <w:r w:rsidR="000008D9" w:rsidRPr="001769B7">
          <w:rPr>
            <w:rStyle w:val="af3"/>
            <w:rFonts w:ascii="宋体" w:hAnsi="宋体"/>
          </w:rPr>
          <w:t xml:space="preserve">1.4 </w:t>
        </w:r>
        <w:r w:rsidR="000008D9" w:rsidRPr="001769B7">
          <w:rPr>
            <w:rStyle w:val="af3"/>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7376A1">
      <w:pPr>
        <w:pStyle w:val="11"/>
        <w:rPr>
          <w:rFonts w:ascii="宋体" w:eastAsia="宋体" w:hAnsi="宋体"/>
          <w:caps w:val="0"/>
          <w:sz w:val="21"/>
        </w:rPr>
      </w:pPr>
      <w:hyperlink w:anchor="_Toc326079856" w:history="1">
        <w:r w:rsidR="000008D9" w:rsidRPr="001769B7">
          <w:rPr>
            <w:rStyle w:val="af3"/>
            <w:rFonts w:ascii="宋体" w:eastAsia="宋体" w:hAnsi="宋体" w:hint="eastAsia"/>
          </w:rPr>
          <w:t>第二章</w:t>
        </w:r>
        <w:r w:rsidR="000008D9" w:rsidRPr="001769B7">
          <w:rPr>
            <w:rStyle w:val="af3"/>
            <w:rFonts w:ascii="宋体" w:eastAsia="宋体" w:hAnsi="宋体"/>
          </w:rPr>
          <w:t xml:space="preserve">  </w:t>
        </w:r>
        <w:r w:rsidR="009B6B14" w:rsidRPr="001769B7">
          <w:rPr>
            <w:rStyle w:val="af3"/>
            <w:rFonts w:ascii="宋体" w:eastAsia="宋体" w:hAnsi="宋体" w:hint="eastAsia"/>
          </w:rPr>
          <w:t>电子出版物及离线</w:t>
        </w:r>
        <w:r w:rsidR="009B6B14" w:rsidRPr="001769B7">
          <w:rPr>
            <w:rStyle w:val="af3"/>
            <w:rFonts w:ascii="宋体" w:eastAsia="宋体" w:hAnsi="宋体"/>
          </w:rPr>
          <w:t>web</w:t>
        </w:r>
        <w:r w:rsidR="009B6B14" w:rsidRPr="001769B7">
          <w:rPr>
            <w:rStyle w:val="af3"/>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7376A1">
      <w:pPr>
        <w:pStyle w:val="20"/>
        <w:ind w:firstLineChars="200" w:firstLine="480"/>
        <w:rPr>
          <w:rStyle w:val="af3"/>
          <w:rFonts w:ascii="宋体" w:hAnsi="宋体"/>
        </w:rPr>
      </w:pPr>
      <w:hyperlink w:anchor="_Toc326079857" w:history="1">
        <w:r w:rsidR="000008D9" w:rsidRPr="001769B7">
          <w:rPr>
            <w:rStyle w:val="af3"/>
            <w:rFonts w:ascii="宋体" w:hAnsi="宋体"/>
          </w:rPr>
          <w:t xml:space="preserve">2.1 </w:t>
        </w:r>
        <w:r w:rsidR="009B6B14" w:rsidRPr="001769B7">
          <w:rPr>
            <w:rStyle w:val="af3"/>
            <w:rFonts w:ascii="宋体" w:hAnsi="宋体" w:hint="eastAsia"/>
          </w:rPr>
          <w:t>电子出版物</w:t>
        </w:r>
        <w:r w:rsidR="00F91DF1" w:rsidRPr="001769B7">
          <w:rPr>
            <w:rStyle w:val="af3"/>
            <w:rFonts w:ascii="宋体" w:hAnsi="宋体" w:hint="eastAsia"/>
            <w:smallCaps w:val="0"/>
          </w:rPr>
          <w:t>概述</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_Toc326079857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9</w:t>
        </w:r>
        <w:r w:rsidR="000008D9" w:rsidRPr="001769B7">
          <w:rPr>
            <w:rStyle w:val="af3"/>
            <w:rFonts w:ascii="宋体" w:hAnsi="宋体"/>
            <w:webHidden/>
          </w:rPr>
          <w:fldChar w:fldCharType="end"/>
        </w:r>
      </w:hyperlink>
    </w:p>
    <w:p w14:paraId="4E8B9512" w14:textId="77777777" w:rsidR="009B6B14" w:rsidRPr="001769B7" w:rsidRDefault="007376A1" w:rsidP="009B6B14">
      <w:pPr>
        <w:pStyle w:val="31"/>
        <w:rPr>
          <w:rFonts w:ascii="宋体" w:eastAsia="宋体" w:hAnsi="宋体"/>
          <w:noProof/>
          <w:sz w:val="21"/>
        </w:rPr>
      </w:pPr>
      <w:hyperlink w:anchor="_Toc326079870" w:history="1">
        <w:r w:rsidR="009B6B14" w:rsidRPr="001769B7">
          <w:rPr>
            <w:rStyle w:val="af3"/>
            <w:rFonts w:ascii="宋体" w:eastAsia="宋体" w:hAnsi="宋体"/>
            <w:noProof/>
          </w:rPr>
          <w:t xml:space="preserve">3.2.1 </w:t>
        </w:r>
        <w:r w:rsidR="009B6B14" w:rsidRPr="001769B7">
          <w:rPr>
            <w:rStyle w:val="af3"/>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7376A1" w:rsidP="009B6B14">
      <w:pPr>
        <w:pStyle w:val="31"/>
        <w:rPr>
          <w:rFonts w:ascii="宋体" w:eastAsia="宋体" w:hAnsi="宋体"/>
          <w:noProof/>
          <w:sz w:val="21"/>
        </w:rPr>
      </w:pPr>
      <w:hyperlink w:anchor="_Toc326079871" w:history="1">
        <w:r w:rsidR="009B6B14" w:rsidRPr="001769B7">
          <w:rPr>
            <w:rStyle w:val="af3"/>
            <w:rFonts w:ascii="宋体" w:eastAsia="宋体" w:hAnsi="宋体"/>
            <w:noProof/>
          </w:rPr>
          <w:t xml:space="preserve">3.2.2 </w:t>
        </w:r>
        <w:r w:rsidR="009B6B14" w:rsidRPr="001769B7">
          <w:rPr>
            <w:rStyle w:val="af3"/>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7376A1">
      <w:pPr>
        <w:pStyle w:val="20"/>
        <w:ind w:firstLineChars="200" w:firstLine="480"/>
        <w:rPr>
          <w:rFonts w:ascii="宋体" w:hAnsi="宋体"/>
          <w:sz w:val="21"/>
        </w:rPr>
      </w:pPr>
      <w:hyperlink w:anchor="_Toc326079858" w:history="1">
        <w:r w:rsidR="000008D9" w:rsidRPr="001769B7">
          <w:rPr>
            <w:rStyle w:val="af3"/>
            <w:rFonts w:ascii="宋体" w:hAnsi="宋体"/>
          </w:rPr>
          <w:t xml:space="preserve">2.2 </w:t>
        </w:r>
        <w:r w:rsidR="009B6B14" w:rsidRPr="001769B7">
          <w:rPr>
            <w:rStyle w:val="af3"/>
            <w:rFonts w:ascii="宋体" w:hAnsi="宋体" w:hint="eastAsia"/>
            <w:smallCaps w:val="0"/>
          </w:rPr>
          <w:t>离线</w:t>
        </w:r>
        <w:r w:rsidR="009B6B14" w:rsidRPr="001769B7">
          <w:rPr>
            <w:rStyle w:val="af3"/>
            <w:rFonts w:ascii="宋体" w:hAnsi="宋体"/>
            <w:smallCaps w:val="0"/>
          </w:rPr>
          <w:t>WEB</w:t>
        </w:r>
        <w:r w:rsidR="009B6B14" w:rsidRPr="001769B7">
          <w:rPr>
            <w:rStyle w:val="af3"/>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7376A1">
      <w:pPr>
        <w:pStyle w:val="31"/>
        <w:rPr>
          <w:rFonts w:ascii="宋体" w:eastAsia="宋体" w:hAnsi="宋体"/>
          <w:noProof/>
          <w:sz w:val="21"/>
        </w:rPr>
      </w:pPr>
      <w:hyperlink w:anchor="_Toc326079870" w:history="1">
        <w:r w:rsidR="000008D9" w:rsidRPr="001769B7">
          <w:rPr>
            <w:rStyle w:val="af3"/>
            <w:rFonts w:ascii="宋体" w:eastAsia="宋体" w:hAnsi="宋体"/>
            <w:noProof/>
          </w:rPr>
          <w:t xml:space="preserve">3.2.1 </w:t>
        </w:r>
        <w:r w:rsidR="009B6B14" w:rsidRPr="001769B7">
          <w:rPr>
            <w:rStyle w:val="af3"/>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7376A1">
      <w:pPr>
        <w:pStyle w:val="31"/>
        <w:rPr>
          <w:rFonts w:ascii="宋体" w:eastAsia="宋体" w:hAnsi="宋体"/>
          <w:noProof/>
          <w:sz w:val="21"/>
        </w:rPr>
      </w:pPr>
      <w:hyperlink w:anchor="_Toc326079871" w:history="1">
        <w:r w:rsidR="000008D9" w:rsidRPr="001769B7">
          <w:rPr>
            <w:rStyle w:val="af3"/>
            <w:rFonts w:ascii="宋体" w:eastAsia="宋体" w:hAnsi="宋体"/>
            <w:noProof/>
          </w:rPr>
          <w:t xml:space="preserve">3.2.2 </w:t>
        </w:r>
        <w:r w:rsidR="009B6B14" w:rsidRPr="001769B7">
          <w:rPr>
            <w:rStyle w:val="af3"/>
            <w:rFonts w:ascii="宋体" w:eastAsia="宋体" w:hAnsi="宋体"/>
            <w:noProof/>
          </w:rPr>
          <w:t>HTML5</w:t>
        </w:r>
        <w:r w:rsidR="00706BC4" w:rsidRPr="001769B7">
          <w:rPr>
            <w:rStyle w:val="af3"/>
            <w:rFonts w:ascii="宋体" w:eastAsia="宋体" w:hAnsi="宋体" w:hint="eastAsia"/>
            <w:noProof/>
          </w:rPr>
          <w:t>本地</w:t>
        </w:r>
        <w:r w:rsidR="009B6B14" w:rsidRPr="001769B7">
          <w:rPr>
            <w:rStyle w:val="af3"/>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7376A1">
      <w:pPr>
        <w:pStyle w:val="31"/>
        <w:rPr>
          <w:rStyle w:val="af3"/>
          <w:rFonts w:ascii="宋体" w:eastAsia="宋体" w:hAnsi="宋体"/>
          <w:noProof/>
        </w:rPr>
      </w:pPr>
      <w:hyperlink w:anchor="_Toc326079873" w:history="1">
        <w:r w:rsidR="009B6B14" w:rsidRPr="001769B7">
          <w:rPr>
            <w:rStyle w:val="af3"/>
            <w:rFonts w:ascii="宋体" w:eastAsia="宋体" w:hAnsi="宋体"/>
            <w:noProof/>
          </w:rPr>
          <w:t>3.2.3 SERVICE WORKERS</w:t>
        </w:r>
        <w:r w:rsidR="009B6B14" w:rsidRPr="001769B7">
          <w:rPr>
            <w:rStyle w:val="af3"/>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7376A1" w:rsidP="00F91DF1">
      <w:pPr>
        <w:pStyle w:val="31"/>
        <w:rPr>
          <w:rStyle w:val="af3"/>
          <w:rFonts w:ascii="宋体" w:eastAsia="宋体" w:hAnsi="宋体"/>
          <w:noProof/>
        </w:rPr>
      </w:pPr>
      <w:hyperlink w:anchor="_Toc326079873" w:history="1">
        <w:r w:rsidR="00F91DF1" w:rsidRPr="001769B7">
          <w:rPr>
            <w:rStyle w:val="af3"/>
            <w:rFonts w:ascii="宋体" w:eastAsia="宋体" w:hAnsi="宋体"/>
            <w:noProof/>
          </w:rPr>
          <w:t xml:space="preserve">3.2.3 </w:t>
        </w:r>
        <w:r w:rsidR="009B6B14" w:rsidRPr="001769B7">
          <w:rPr>
            <w:rStyle w:val="af3"/>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7376A1" w:rsidP="009B6B14">
      <w:pPr>
        <w:pStyle w:val="31"/>
        <w:ind w:firstLineChars="0" w:firstLine="0"/>
        <w:rPr>
          <w:rStyle w:val="af3"/>
          <w:rFonts w:ascii="宋体" w:eastAsia="宋体" w:hAnsi="宋体"/>
          <w:noProof/>
        </w:rPr>
      </w:pPr>
      <w:hyperlink w:anchor="_Toc326079893" w:history="1">
        <w:r w:rsidR="009B6B14" w:rsidRPr="001769B7">
          <w:rPr>
            <w:rStyle w:val="af3"/>
            <w:rFonts w:ascii="宋体" w:eastAsia="宋体" w:hAnsi="宋体" w:hint="eastAsia"/>
            <w:noProof/>
          </w:rPr>
          <w:t>第三章</w:t>
        </w:r>
        <w:r w:rsidR="009B6B14" w:rsidRPr="001769B7">
          <w:rPr>
            <w:rStyle w:val="af3"/>
            <w:rFonts w:ascii="宋体" w:eastAsia="宋体" w:hAnsi="宋体"/>
            <w:noProof/>
          </w:rPr>
          <w:t xml:space="preserve">  </w:t>
        </w:r>
        <w:r w:rsidR="009B6B14" w:rsidRPr="001769B7">
          <w:rPr>
            <w:rStyle w:val="af3"/>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7376A1" w:rsidP="009B6B14">
      <w:pPr>
        <w:pStyle w:val="20"/>
        <w:ind w:firstLineChars="200" w:firstLine="480"/>
        <w:rPr>
          <w:rFonts w:ascii="宋体" w:hAnsi="宋体"/>
          <w:sz w:val="21"/>
        </w:rPr>
      </w:pPr>
      <w:hyperlink w:anchor="_Toc326079894" w:history="1">
        <w:r w:rsidR="009B6B14" w:rsidRPr="001769B7">
          <w:rPr>
            <w:rStyle w:val="af3"/>
            <w:rFonts w:ascii="宋体" w:hAnsi="宋体"/>
          </w:rPr>
          <w:t xml:space="preserve">5.1 </w:t>
        </w:r>
        <w:r w:rsidR="009B6B14" w:rsidRPr="001769B7">
          <w:rPr>
            <w:rStyle w:val="af3"/>
            <w:rFonts w:ascii="宋体" w:hAnsi="宋体" w:hint="eastAsia"/>
          </w:rPr>
          <w:t>基于S</w:t>
        </w:r>
        <w:r w:rsidR="009B6B14" w:rsidRPr="001769B7">
          <w:rPr>
            <w:rStyle w:val="af3"/>
            <w:rFonts w:ascii="宋体" w:hAnsi="宋体"/>
          </w:rPr>
          <w:t>ervice Workers的离线框架</w:t>
        </w:r>
        <w:r w:rsidR="009B6B14" w:rsidRPr="001769B7">
          <w:rPr>
            <w:rStyle w:val="af3"/>
            <w:rFonts w:ascii="宋体" w:hAnsi="宋体" w:hint="eastAsia"/>
          </w:rPr>
          <w:t>设计</w:t>
        </w:r>
        <w:r w:rsidR="009B6B14" w:rsidRPr="001769B7">
          <w:rPr>
            <w:rStyle w:val="af3"/>
            <w:rFonts w:ascii="宋体" w:hAnsi="宋体"/>
            <w:webHidden/>
          </w:rPr>
          <w:tab/>
        </w:r>
        <w:r w:rsidR="009B6B14" w:rsidRPr="001769B7">
          <w:rPr>
            <w:rStyle w:val="af3"/>
            <w:rFonts w:ascii="宋体" w:hAnsi="宋体"/>
            <w:webHidden/>
          </w:rPr>
          <w:fldChar w:fldCharType="begin"/>
        </w:r>
        <w:r w:rsidR="009B6B14" w:rsidRPr="001769B7">
          <w:rPr>
            <w:rStyle w:val="af3"/>
            <w:rFonts w:ascii="宋体" w:hAnsi="宋体"/>
            <w:webHidden/>
          </w:rPr>
          <w:instrText xml:space="preserve"> PAGEREF _Toc326079894 \h </w:instrText>
        </w:r>
        <w:r w:rsidR="009B6B14" w:rsidRPr="001769B7">
          <w:rPr>
            <w:rStyle w:val="af3"/>
            <w:rFonts w:ascii="宋体" w:hAnsi="宋体"/>
            <w:webHidden/>
          </w:rPr>
        </w:r>
        <w:r w:rsidR="009B6B14" w:rsidRPr="001769B7">
          <w:rPr>
            <w:rStyle w:val="af3"/>
            <w:rFonts w:ascii="宋体" w:hAnsi="宋体"/>
            <w:webHidden/>
          </w:rPr>
          <w:fldChar w:fldCharType="separate"/>
        </w:r>
        <w:r w:rsidR="009B6B14" w:rsidRPr="001769B7">
          <w:rPr>
            <w:rStyle w:val="af3"/>
            <w:rFonts w:ascii="宋体" w:hAnsi="宋体"/>
            <w:webHidden/>
          </w:rPr>
          <w:t>57</w:t>
        </w:r>
        <w:r w:rsidR="009B6B14" w:rsidRPr="001769B7">
          <w:rPr>
            <w:rStyle w:val="af3"/>
            <w:rFonts w:ascii="宋体" w:hAnsi="宋体"/>
            <w:webHidden/>
          </w:rPr>
          <w:fldChar w:fldCharType="end"/>
        </w:r>
      </w:hyperlink>
    </w:p>
    <w:p w14:paraId="721A2DAB" w14:textId="77777777" w:rsidR="009B6B14" w:rsidRPr="001769B7" w:rsidRDefault="007376A1" w:rsidP="009B6B14">
      <w:pPr>
        <w:pStyle w:val="20"/>
        <w:ind w:firstLineChars="200" w:firstLine="480"/>
        <w:rPr>
          <w:rStyle w:val="af3"/>
          <w:rFonts w:ascii="宋体" w:hAnsi="宋体"/>
        </w:rPr>
      </w:pPr>
      <w:hyperlink w:anchor="_Toc326079895" w:history="1">
        <w:r w:rsidR="009B6B14" w:rsidRPr="001769B7">
          <w:rPr>
            <w:rStyle w:val="af3"/>
            <w:rFonts w:ascii="宋体" w:hAnsi="宋体"/>
          </w:rPr>
          <w:t xml:space="preserve">5.2 </w:t>
        </w:r>
        <w:r w:rsidR="009B6B14" w:rsidRPr="001769B7">
          <w:rPr>
            <w:rStyle w:val="af3"/>
            <w:rFonts w:ascii="宋体" w:hAnsi="宋体" w:hint="eastAsia"/>
          </w:rPr>
          <w:t>基于S</w:t>
        </w:r>
        <w:r w:rsidR="009B6B14" w:rsidRPr="001769B7">
          <w:rPr>
            <w:rStyle w:val="af3"/>
            <w:rFonts w:ascii="宋体" w:hAnsi="宋体"/>
          </w:rPr>
          <w:t>ervice Workers的离线表单提交机制</w:t>
        </w:r>
        <w:r w:rsidR="009B6B14" w:rsidRPr="001769B7">
          <w:rPr>
            <w:rStyle w:val="af3"/>
            <w:rFonts w:ascii="宋体" w:hAnsi="宋体"/>
            <w:webHidden/>
          </w:rPr>
          <w:tab/>
        </w:r>
        <w:r w:rsidR="009B6B14" w:rsidRPr="001769B7">
          <w:rPr>
            <w:rStyle w:val="af3"/>
            <w:rFonts w:ascii="宋体" w:hAnsi="宋体"/>
            <w:webHidden/>
          </w:rPr>
          <w:fldChar w:fldCharType="begin"/>
        </w:r>
        <w:r w:rsidR="009B6B14" w:rsidRPr="001769B7">
          <w:rPr>
            <w:rStyle w:val="af3"/>
            <w:rFonts w:ascii="宋体" w:hAnsi="宋体"/>
            <w:webHidden/>
          </w:rPr>
          <w:instrText xml:space="preserve"> PAGEREF _Toc326079895 \h </w:instrText>
        </w:r>
        <w:r w:rsidR="009B6B14" w:rsidRPr="001769B7">
          <w:rPr>
            <w:rStyle w:val="af3"/>
            <w:rFonts w:ascii="宋体" w:hAnsi="宋体"/>
            <w:webHidden/>
          </w:rPr>
        </w:r>
        <w:r w:rsidR="009B6B14" w:rsidRPr="001769B7">
          <w:rPr>
            <w:rStyle w:val="af3"/>
            <w:rFonts w:ascii="宋体" w:hAnsi="宋体"/>
            <w:webHidden/>
          </w:rPr>
          <w:fldChar w:fldCharType="separate"/>
        </w:r>
        <w:r w:rsidR="009B6B14" w:rsidRPr="001769B7">
          <w:rPr>
            <w:rStyle w:val="af3"/>
            <w:rFonts w:ascii="宋体" w:hAnsi="宋体"/>
            <w:webHidden/>
          </w:rPr>
          <w:t>59</w:t>
        </w:r>
        <w:r w:rsidR="009B6B14" w:rsidRPr="001769B7">
          <w:rPr>
            <w:rStyle w:val="af3"/>
            <w:rFonts w:ascii="宋体" w:hAnsi="宋体"/>
            <w:webHidden/>
          </w:rPr>
          <w:fldChar w:fldCharType="end"/>
        </w:r>
      </w:hyperlink>
    </w:p>
    <w:p w14:paraId="7156E3BE" w14:textId="77777777" w:rsidR="00E249D7" w:rsidRPr="001769B7" w:rsidRDefault="007376A1" w:rsidP="00E249D7">
      <w:pPr>
        <w:pStyle w:val="20"/>
        <w:ind w:firstLineChars="200" w:firstLine="480"/>
        <w:rPr>
          <w:rFonts w:ascii="宋体" w:hAnsi="宋体"/>
          <w:color w:val="0000FF"/>
          <w:u w:val="single"/>
        </w:rPr>
      </w:pPr>
      <w:hyperlink w:anchor="_Toc326079895" w:history="1">
        <w:r w:rsidR="00E249D7" w:rsidRPr="001769B7">
          <w:rPr>
            <w:rStyle w:val="af3"/>
            <w:rFonts w:ascii="宋体" w:hAnsi="宋体"/>
          </w:rPr>
          <w:t xml:space="preserve">5.3 </w:t>
        </w:r>
        <w:r w:rsidR="00E249D7" w:rsidRPr="001769B7">
          <w:rPr>
            <w:rStyle w:val="af3"/>
            <w:rFonts w:ascii="宋体" w:hAnsi="宋体" w:hint="eastAsia"/>
          </w:rPr>
          <w:t>测试</w:t>
        </w:r>
        <w:r w:rsidR="00E249D7" w:rsidRPr="001769B7">
          <w:rPr>
            <w:rStyle w:val="af3"/>
            <w:rFonts w:ascii="宋体" w:hAnsi="宋体"/>
            <w:webHidden/>
          </w:rPr>
          <w:tab/>
        </w:r>
        <w:r w:rsidR="00E249D7" w:rsidRPr="001769B7">
          <w:rPr>
            <w:rStyle w:val="af3"/>
            <w:rFonts w:ascii="宋体" w:hAnsi="宋体"/>
            <w:webHidden/>
          </w:rPr>
          <w:fldChar w:fldCharType="begin"/>
        </w:r>
        <w:r w:rsidR="00E249D7" w:rsidRPr="001769B7">
          <w:rPr>
            <w:rStyle w:val="af3"/>
            <w:rFonts w:ascii="宋体" w:hAnsi="宋体"/>
            <w:webHidden/>
          </w:rPr>
          <w:instrText xml:space="preserve"> PAGEREF _Toc326079895 \h </w:instrText>
        </w:r>
        <w:r w:rsidR="00E249D7" w:rsidRPr="001769B7">
          <w:rPr>
            <w:rStyle w:val="af3"/>
            <w:rFonts w:ascii="宋体" w:hAnsi="宋体"/>
            <w:webHidden/>
          </w:rPr>
        </w:r>
        <w:r w:rsidR="00E249D7" w:rsidRPr="001769B7">
          <w:rPr>
            <w:rStyle w:val="af3"/>
            <w:rFonts w:ascii="宋体" w:hAnsi="宋体"/>
            <w:webHidden/>
          </w:rPr>
          <w:fldChar w:fldCharType="separate"/>
        </w:r>
        <w:r w:rsidR="00E249D7" w:rsidRPr="001769B7">
          <w:rPr>
            <w:rStyle w:val="af3"/>
            <w:rFonts w:ascii="宋体" w:hAnsi="宋体"/>
            <w:webHidden/>
          </w:rPr>
          <w:t>59</w:t>
        </w:r>
        <w:r w:rsidR="00E249D7" w:rsidRPr="001769B7">
          <w:rPr>
            <w:rStyle w:val="af3"/>
            <w:rFonts w:ascii="宋体" w:hAnsi="宋体"/>
            <w:webHidden/>
          </w:rPr>
          <w:fldChar w:fldCharType="end"/>
        </w:r>
      </w:hyperlink>
    </w:p>
    <w:p w14:paraId="2D6BDC25" w14:textId="77777777" w:rsidR="009B6B14" w:rsidRPr="001769B7" w:rsidRDefault="007376A1" w:rsidP="009B6B14">
      <w:pPr>
        <w:pStyle w:val="20"/>
        <w:ind w:firstLineChars="200" w:firstLine="480"/>
        <w:rPr>
          <w:rFonts w:ascii="宋体" w:hAnsi="宋体"/>
          <w:color w:val="0000FF"/>
          <w:u w:val="single"/>
        </w:rPr>
      </w:pPr>
      <w:hyperlink w:anchor="_Toc326079899" w:history="1">
        <w:r w:rsidR="009B6B14" w:rsidRPr="001769B7">
          <w:rPr>
            <w:rStyle w:val="af3"/>
            <w:rFonts w:ascii="宋体" w:hAnsi="宋体"/>
          </w:rPr>
          <w:t xml:space="preserve">5.4 </w:t>
        </w:r>
        <w:r w:rsidR="009B6B14" w:rsidRPr="001769B7">
          <w:rPr>
            <w:rStyle w:val="af3"/>
            <w:rFonts w:ascii="宋体" w:hAnsi="宋体" w:hint="eastAsia"/>
          </w:rPr>
          <w:t>本章小结</w:t>
        </w:r>
        <w:r w:rsidR="009B6B14" w:rsidRPr="001769B7">
          <w:rPr>
            <w:rStyle w:val="af3"/>
            <w:rFonts w:ascii="宋体" w:hAnsi="宋体"/>
            <w:webHidden/>
          </w:rPr>
          <w:tab/>
        </w:r>
        <w:r w:rsidR="009B6B14" w:rsidRPr="001769B7">
          <w:rPr>
            <w:rStyle w:val="af3"/>
            <w:rFonts w:ascii="宋体" w:hAnsi="宋体"/>
            <w:webHidden/>
          </w:rPr>
          <w:fldChar w:fldCharType="begin"/>
        </w:r>
        <w:r w:rsidR="009B6B14" w:rsidRPr="001769B7">
          <w:rPr>
            <w:rStyle w:val="af3"/>
            <w:rFonts w:ascii="宋体" w:hAnsi="宋体"/>
            <w:webHidden/>
          </w:rPr>
          <w:instrText xml:space="preserve"> PAGEREF _Toc326079899 \h </w:instrText>
        </w:r>
        <w:r w:rsidR="009B6B14" w:rsidRPr="001769B7">
          <w:rPr>
            <w:rStyle w:val="af3"/>
            <w:rFonts w:ascii="宋体" w:hAnsi="宋体"/>
            <w:webHidden/>
          </w:rPr>
        </w:r>
        <w:r w:rsidR="009B6B14" w:rsidRPr="001769B7">
          <w:rPr>
            <w:rStyle w:val="af3"/>
            <w:rFonts w:ascii="宋体" w:hAnsi="宋体"/>
            <w:webHidden/>
          </w:rPr>
          <w:fldChar w:fldCharType="separate"/>
        </w:r>
        <w:r w:rsidR="009B6B14" w:rsidRPr="001769B7">
          <w:rPr>
            <w:rStyle w:val="af3"/>
            <w:rFonts w:ascii="宋体" w:hAnsi="宋体"/>
            <w:webHidden/>
          </w:rPr>
          <w:t>65</w:t>
        </w:r>
        <w:r w:rsidR="009B6B14" w:rsidRPr="001769B7">
          <w:rPr>
            <w:rStyle w:val="af3"/>
            <w:rFonts w:ascii="宋体" w:hAnsi="宋体"/>
            <w:webHidden/>
          </w:rPr>
          <w:fldChar w:fldCharType="end"/>
        </w:r>
      </w:hyperlink>
    </w:p>
    <w:p w14:paraId="1DE9557B" w14:textId="56BC470F" w:rsidR="000008D9" w:rsidRPr="001769B7" w:rsidRDefault="007376A1">
      <w:pPr>
        <w:pStyle w:val="11"/>
        <w:rPr>
          <w:rStyle w:val="af3"/>
          <w:rFonts w:ascii="宋体" w:eastAsia="宋体" w:hAnsi="宋体"/>
        </w:rPr>
      </w:pPr>
      <w:hyperlink w:anchor="_Toc326079880" w:history="1">
        <w:r w:rsidR="000008D9" w:rsidRPr="001769B7">
          <w:rPr>
            <w:rStyle w:val="af3"/>
            <w:rFonts w:ascii="宋体" w:eastAsia="宋体" w:hAnsi="宋体" w:hint="eastAsia"/>
          </w:rPr>
          <w:t>第四章</w:t>
        </w:r>
        <w:r w:rsidR="000008D9" w:rsidRPr="001769B7">
          <w:rPr>
            <w:rStyle w:val="af3"/>
            <w:rFonts w:ascii="宋体" w:eastAsia="宋体" w:hAnsi="宋体"/>
          </w:rPr>
          <w:t xml:space="preserve">  </w:t>
        </w:r>
        <w:r w:rsidR="00F06210" w:rsidRPr="001769B7">
          <w:rPr>
            <w:rStyle w:val="af3"/>
            <w:rFonts w:ascii="宋体" w:eastAsia="宋体" w:hAnsi="宋体" w:hint="eastAsia"/>
          </w:rPr>
          <w:t>在线</w:t>
        </w:r>
        <w:r w:rsidR="00E07BBA">
          <w:rPr>
            <w:rStyle w:val="af3"/>
            <w:rFonts w:ascii="宋体" w:eastAsia="宋体" w:hAnsi="宋体"/>
          </w:rPr>
          <w:t>书刊</w:t>
        </w:r>
        <w:r w:rsidR="00F06210" w:rsidRPr="001769B7">
          <w:rPr>
            <w:rStyle w:val="af3"/>
            <w:rFonts w:ascii="宋体" w:eastAsia="宋体" w:hAnsi="宋体" w:hint="eastAsia"/>
          </w:rPr>
          <w:t>发布阅读</w:t>
        </w:r>
        <w:r w:rsidR="000008D9" w:rsidRPr="001769B7">
          <w:rPr>
            <w:rStyle w:val="af3"/>
            <w:rFonts w:ascii="宋体" w:eastAsia="宋体" w:hAnsi="宋体" w:hint="eastAsia"/>
          </w:rPr>
          <w:t>系统</w:t>
        </w:r>
        <w:r w:rsidR="00F91DF1" w:rsidRPr="001769B7">
          <w:rPr>
            <w:rStyle w:val="af3"/>
            <w:rFonts w:ascii="宋体" w:eastAsia="宋体" w:hAnsi="宋体" w:hint="eastAsia"/>
          </w:rPr>
          <w:t>总体</w:t>
        </w:r>
        <w:r w:rsidR="000008D9" w:rsidRPr="001769B7">
          <w:rPr>
            <w:rStyle w:val="af3"/>
            <w:rFonts w:ascii="宋体" w:eastAsia="宋体" w:hAnsi="宋体" w:hint="eastAsia"/>
          </w:rPr>
          <w:t>设计</w:t>
        </w:r>
        <w:r w:rsidR="000008D9" w:rsidRPr="001769B7">
          <w:rPr>
            <w:rStyle w:val="af3"/>
            <w:rFonts w:ascii="宋体" w:eastAsia="宋体" w:hAnsi="宋体"/>
            <w:webHidden/>
          </w:rPr>
          <w:tab/>
        </w:r>
        <w:r w:rsidR="000008D9" w:rsidRPr="001769B7">
          <w:rPr>
            <w:rStyle w:val="af3"/>
            <w:rFonts w:ascii="宋体" w:eastAsia="宋体" w:hAnsi="宋体"/>
            <w:webHidden/>
          </w:rPr>
          <w:fldChar w:fldCharType="begin"/>
        </w:r>
        <w:r w:rsidR="000008D9" w:rsidRPr="001769B7">
          <w:rPr>
            <w:rStyle w:val="af3"/>
            <w:rFonts w:ascii="宋体" w:eastAsia="宋体" w:hAnsi="宋体"/>
            <w:webHidden/>
          </w:rPr>
          <w:instrText xml:space="preserve"> PAGEREF _Toc326079880 \h </w:instrText>
        </w:r>
        <w:r w:rsidR="000008D9" w:rsidRPr="001769B7">
          <w:rPr>
            <w:rStyle w:val="af3"/>
            <w:rFonts w:ascii="宋体" w:eastAsia="宋体" w:hAnsi="宋体"/>
            <w:webHidden/>
          </w:rPr>
        </w:r>
        <w:r w:rsidR="000008D9" w:rsidRPr="001769B7">
          <w:rPr>
            <w:rStyle w:val="af3"/>
            <w:rFonts w:ascii="宋体" w:eastAsia="宋体" w:hAnsi="宋体"/>
            <w:webHidden/>
          </w:rPr>
          <w:fldChar w:fldCharType="separate"/>
        </w:r>
        <w:r w:rsidR="000008D9" w:rsidRPr="001769B7">
          <w:rPr>
            <w:rStyle w:val="af3"/>
            <w:rFonts w:ascii="宋体" w:eastAsia="宋体" w:hAnsi="宋体"/>
            <w:webHidden/>
          </w:rPr>
          <w:t>36</w:t>
        </w:r>
        <w:r w:rsidR="000008D9" w:rsidRPr="001769B7">
          <w:rPr>
            <w:rStyle w:val="af3"/>
            <w:rFonts w:ascii="宋体" w:eastAsia="宋体" w:hAnsi="宋体"/>
            <w:webHidden/>
          </w:rPr>
          <w:fldChar w:fldCharType="end"/>
        </w:r>
      </w:hyperlink>
    </w:p>
    <w:p w14:paraId="1B810197" w14:textId="77777777" w:rsidR="000008D9" w:rsidRPr="001769B7" w:rsidRDefault="007376A1">
      <w:pPr>
        <w:pStyle w:val="20"/>
        <w:ind w:firstLineChars="200" w:firstLine="480"/>
        <w:rPr>
          <w:rFonts w:ascii="宋体" w:hAnsi="宋体"/>
          <w:sz w:val="21"/>
        </w:rPr>
      </w:pPr>
      <w:hyperlink w:anchor="_Toc326079881" w:history="1">
        <w:r w:rsidR="000008D9" w:rsidRPr="001769B7">
          <w:rPr>
            <w:rStyle w:val="af3"/>
            <w:rFonts w:ascii="宋体" w:hAnsi="宋体"/>
          </w:rPr>
          <w:t xml:space="preserve">4.1 </w:t>
        </w:r>
        <w:r w:rsidR="00F06210" w:rsidRPr="001769B7">
          <w:rPr>
            <w:rStyle w:val="af3"/>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7376A1">
      <w:pPr>
        <w:pStyle w:val="20"/>
        <w:ind w:firstLineChars="200" w:firstLine="480"/>
        <w:rPr>
          <w:rFonts w:ascii="宋体" w:hAnsi="宋体"/>
          <w:sz w:val="21"/>
        </w:rPr>
      </w:pPr>
      <w:hyperlink w:anchor="_Toc326079882" w:history="1">
        <w:r w:rsidR="000008D9" w:rsidRPr="001769B7">
          <w:rPr>
            <w:rStyle w:val="af3"/>
            <w:rFonts w:ascii="宋体" w:hAnsi="宋体"/>
          </w:rPr>
          <w:t xml:space="preserve">4.2 </w:t>
        </w:r>
        <w:r w:rsidR="00F06210" w:rsidRPr="001769B7">
          <w:rPr>
            <w:rStyle w:val="af3"/>
            <w:rFonts w:ascii="宋体" w:hAnsi="宋体" w:hint="eastAsia"/>
          </w:rPr>
          <w:t>网络拓扑结构</w:t>
        </w:r>
        <w:r w:rsidR="00D304F4" w:rsidRPr="001769B7">
          <w:rPr>
            <w:rStyle w:val="af3"/>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7376A1">
      <w:pPr>
        <w:pStyle w:val="20"/>
        <w:ind w:firstLineChars="200" w:firstLine="480"/>
        <w:rPr>
          <w:rStyle w:val="af3"/>
          <w:rFonts w:ascii="宋体" w:hAnsi="宋体"/>
        </w:rPr>
      </w:pPr>
      <w:hyperlink w:anchor="_Toc326079886" w:history="1">
        <w:r w:rsidR="000008D9" w:rsidRPr="001769B7">
          <w:rPr>
            <w:rStyle w:val="af3"/>
            <w:rFonts w:ascii="宋体" w:hAnsi="宋体"/>
          </w:rPr>
          <w:t xml:space="preserve">4.3 </w:t>
        </w:r>
        <w:r w:rsidR="00D304F4" w:rsidRPr="001769B7">
          <w:rPr>
            <w:rStyle w:val="af3"/>
            <w:rFonts w:ascii="宋体" w:hAnsi="宋体" w:hint="eastAsia"/>
          </w:rPr>
          <w:t>功能模块设计</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_Toc326079886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46</w:t>
        </w:r>
        <w:r w:rsidR="000008D9" w:rsidRPr="001769B7">
          <w:rPr>
            <w:rStyle w:val="af3"/>
            <w:rFonts w:ascii="宋体" w:hAnsi="宋体"/>
            <w:webHidden/>
          </w:rPr>
          <w:fldChar w:fldCharType="end"/>
        </w:r>
      </w:hyperlink>
    </w:p>
    <w:p w14:paraId="6BB2BF24" w14:textId="77777777" w:rsidR="000008D9" w:rsidRPr="001769B7" w:rsidRDefault="007376A1">
      <w:pPr>
        <w:pStyle w:val="20"/>
        <w:ind w:firstLineChars="200" w:firstLine="480"/>
        <w:rPr>
          <w:rStyle w:val="af3"/>
          <w:rFonts w:ascii="宋体" w:hAnsi="宋体"/>
        </w:rPr>
      </w:pPr>
      <w:hyperlink w:anchor="_Toc326079889" w:history="1">
        <w:r w:rsidR="000008D9" w:rsidRPr="001769B7">
          <w:rPr>
            <w:rStyle w:val="af3"/>
            <w:rFonts w:ascii="宋体" w:hAnsi="宋体"/>
          </w:rPr>
          <w:t xml:space="preserve">4.4 </w:t>
        </w:r>
        <w:r w:rsidR="00D304F4" w:rsidRPr="001769B7">
          <w:rPr>
            <w:rStyle w:val="af3"/>
            <w:rFonts w:ascii="宋体" w:hAnsi="宋体" w:hint="eastAsia"/>
          </w:rPr>
          <w:t>数据库设计</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_Toc326079889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50</w:t>
        </w:r>
        <w:r w:rsidR="000008D9" w:rsidRPr="001769B7">
          <w:rPr>
            <w:rStyle w:val="af3"/>
            <w:rFonts w:ascii="宋体" w:hAnsi="宋体"/>
            <w:webHidden/>
          </w:rPr>
          <w:fldChar w:fldCharType="end"/>
        </w:r>
      </w:hyperlink>
    </w:p>
    <w:p w14:paraId="435BB76C" w14:textId="77777777" w:rsidR="000008D9" w:rsidRPr="001769B7" w:rsidRDefault="007376A1">
      <w:pPr>
        <w:pStyle w:val="20"/>
        <w:ind w:firstLineChars="200" w:firstLine="480"/>
        <w:rPr>
          <w:rStyle w:val="af3"/>
          <w:rFonts w:ascii="宋体" w:hAnsi="宋体"/>
        </w:rPr>
      </w:pPr>
      <w:hyperlink w:anchor="_Toc326079892" w:history="1">
        <w:r w:rsidR="000008D9" w:rsidRPr="001769B7">
          <w:rPr>
            <w:rStyle w:val="af3"/>
            <w:rFonts w:ascii="宋体" w:hAnsi="宋体"/>
          </w:rPr>
          <w:t xml:space="preserve">4.5 </w:t>
        </w:r>
        <w:r w:rsidR="000008D9" w:rsidRPr="001769B7">
          <w:rPr>
            <w:rStyle w:val="af3"/>
            <w:rFonts w:ascii="宋体" w:hAnsi="宋体" w:hint="eastAsia"/>
          </w:rPr>
          <w:t>本章小结</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_Toc326079892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55</w:t>
        </w:r>
        <w:r w:rsidR="000008D9" w:rsidRPr="001769B7">
          <w:rPr>
            <w:rStyle w:val="af3"/>
            <w:rFonts w:ascii="宋体" w:hAnsi="宋体"/>
            <w:webHidden/>
          </w:rPr>
          <w:fldChar w:fldCharType="end"/>
        </w:r>
      </w:hyperlink>
    </w:p>
    <w:p w14:paraId="30988114" w14:textId="77777777" w:rsidR="000008D9" w:rsidRPr="001769B7" w:rsidRDefault="007376A1">
      <w:pPr>
        <w:pStyle w:val="31"/>
        <w:ind w:firstLineChars="0" w:firstLine="0"/>
        <w:rPr>
          <w:rFonts w:ascii="宋体" w:eastAsia="宋体" w:hAnsi="宋体"/>
          <w:caps/>
          <w:noProof/>
          <w:sz w:val="21"/>
        </w:rPr>
      </w:pPr>
      <w:hyperlink w:anchor="_Toc326079900" w:history="1">
        <w:r w:rsidR="000008D9" w:rsidRPr="001769B7">
          <w:rPr>
            <w:rStyle w:val="af3"/>
            <w:rFonts w:ascii="宋体" w:eastAsia="宋体" w:hAnsi="宋体" w:hint="eastAsia"/>
            <w:noProof/>
          </w:rPr>
          <w:t>第</w:t>
        </w:r>
        <w:r w:rsidR="0004705A" w:rsidRPr="001769B7">
          <w:rPr>
            <w:rStyle w:val="af3"/>
            <w:rFonts w:ascii="宋体" w:eastAsia="宋体" w:hAnsi="宋体" w:hint="eastAsia"/>
            <w:noProof/>
          </w:rPr>
          <w:t>七</w:t>
        </w:r>
        <w:r w:rsidR="000008D9" w:rsidRPr="001769B7">
          <w:rPr>
            <w:rStyle w:val="af3"/>
            <w:rFonts w:ascii="宋体" w:eastAsia="宋体" w:hAnsi="宋体" w:hint="eastAsia"/>
            <w:noProof/>
          </w:rPr>
          <w:t>章</w:t>
        </w:r>
        <w:r w:rsidR="000008D9" w:rsidRPr="001769B7">
          <w:rPr>
            <w:rStyle w:val="af3"/>
            <w:rFonts w:ascii="宋体" w:eastAsia="宋体" w:hAnsi="宋体"/>
            <w:noProof/>
          </w:rPr>
          <w:t xml:space="preserve">  </w:t>
        </w:r>
        <w:r w:rsidR="000008D9" w:rsidRPr="001769B7">
          <w:rPr>
            <w:rStyle w:val="af3"/>
            <w:rFonts w:ascii="宋体" w:eastAsia="宋体" w:hAnsi="宋体" w:hint="eastAsia"/>
            <w:noProof/>
          </w:rPr>
          <w:t>系统</w:t>
        </w:r>
        <w:r w:rsidR="0004705A" w:rsidRPr="001769B7">
          <w:rPr>
            <w:rStyle w:val="af3"/>
            <w:rFonts w:ascii="宋体" w:eastAsia="宋体" w:hAnsi="宋体" w:hint="eastAsia"/>
            <w:noProof/>
          </w:rPr>
          <w:t>的</w:t>
        </w:r>
        <w:r w:rsidR="000008D9" w:rsidRPr="001769B7">
          <w:rPr>
            <w:rStyle w:val="af3"/>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7376A1">
      <w:pPr>
        <w:pStyle w:val="20"/>
        <w:ind w:firstLineChars="200" w:firstLine="480"/>
        <w:rPr>
          <w:rStyle w:val="af3"/>
          <w:rFonts w:ascii="宋体" w:hAnsi="宋体"/>
        </w:rPr>
      </w:pPr>
      <w:hyperlink w:anchor="_Toc326079901" w:history="1">
        <w:r w:rsidR="000008D9" w:rsidRPr="001769B7">
          <w:rPr>
            <w:rStyle w:val="af3"/>
            <w:rFonts w:ascii="宋体" w:hAnsi="宋体"/>
          </w:rPr>
          <w:t xml:space="preserve">6.1 </w:t>
        </w:r>
        <w:r w:rsidR="0004705A" w:rsidRPr="001769B7">
          <w:rPr>
            <w:rStyle w:val="af3"/>
            <w:rFonts w:ascii="宋体" w:hAnsi="宋体" w:hint="eastAsia"/>
          </w:rPr>
          <w:t>测试概述</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_Toc326079901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66</w:t>
        </w:r>
        <w:r w:rsidR="000008D9" w:rsidRPr="001769B7">
          <w:rPr>
            <w:rStyle w:val="af3"/>
            <w:rFonts w:ascii="宋体" w:hAnsi="宋体"/>
            <w:webHidden/>
          </w:rPr>
          <w:fldChar w:fldCharType="end"/>
        </w:r>
      </w:hyperlink>
    </w:p>
    <w:p w14:paraId="4542BB2A" w14:textId="77777777" w:rsidR="000008D9" w:rsidRPr="001769B7" w:rsidRDefault="007376A1">
      <w:pPr>
        <w:pStyle w:val="20"/>
        <w:ind w:firstLineChars="200" w:firstLine="480"/>
        <w:rPr>
          <w:rStyle w:val="af3"/>
          <w:rFonts w:ascii="宋体" w:hAnsi="宋体"/>
        </w:rPr>
      </w:pPr>
      <w:hyperlink w:anchor="_Toc326079902" w:history="1">
        <w:r w:rsidR="000008D9" w:rsidRPr="001769B7">
          <w:rPr>
            <w:rStyle w:val="af3"/>
            <w:rFonts w:ascii="宋体" w:hAnsi="宋体"/>
          </w:rPr>
          <w:t xml:space="preserve">6.2 </w:t>
        </w:r>
        <w:r w:rsidR="0004705A" w:rsidRPr="001769B7">
          <w:rPr>
            <w:rStyle w:val="af3"/>
            <w:rFonts w:ascii="宋体" w:hAnsi="宋体" w:hint="eastAsia"/>
          </w:rPr>
          <w:t>测试目标</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_Toc326079902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66</w:t>
        </w:r>
        <w:r w:rsidR="000008D9" w:rsidRPr="001769B7">
          <w:rPr>
            <w:rStyle w:val="af3"/>
            <w:rFonts w:ascii="宋体" w:hAnsi="宋体"/>
            <w:webHidden/>
          </w:rPr>
          <w:fldChar w:fldCharType="end"/>
        </w:r>
      </w:hyperlink>
    </w:p>
    <w:p w14:paraId="2C131FDD" w14:textId="77777777" w:rsidR="000008D9" w:rsidRPr="001769B7" w:rsidRDefault="007376A1">
      <w:pPr>
        <w:pStyle w:val="20"/>
        <w:ind w:firstLineChars="200" w:firstLine="480"/>
        <w:rPr>
          <w:rStyle w:val="af3"/>
          <w:rFonts w:ascii="宋体" w:hAnsi="宋体"/>
        </w:rPr>
      </w:pPr>
      <w:hyperlink w:anchor="_Toc326079903" w:history="1">
        <w:r w:rsidR="000008D9" w:rsidRPr="001769B7">
          <w:rPr>
            <w:rStyle w:val="af3"/>
            <w:rFonts w:ascii="宋体" w:hAnsi="宋体"/>
          </w:rPr>
          <w:t>6.3</w:t>
        </w:r>
        <w:r w:rsidR="000008D9" w:rsidRPr="001769B7">
          <w:rPr>
            <w:rStyle w:val="af3"/>
            <w:rFonts w:ascii="宋体" w:hAnsi="宋体" w:hint="eastAsia"/>
          </w:rPr>
          <w:t>测试</w:t>
        </w:r>
        <w:r w:rsidR="0004705A" w:rsidRPr="001769B7">
          <w:rPr>
            <w:rStyle w:val="af3"/>
            <w:rFonts w:ascii="宋体" w:hAnsi="宋体" w:hint="eastAsia"/>
          </w:rPr>
          <w:t>方法</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_Toc326079903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67</w:t>
        </w:r>
        <w:r w:rsidR="000008D9" w:rsidRPr="001769B7">
          <w:rPr>
            <w:rStyle w:val="af3"/>
            <w:rFonts w:ascii="宋体" w:hAnsi="宋体"/>
            <w:webHidden/>
          </w:rPr>
          <w:fldChar w:fldCharType="end"/>
        </w:r>
      </w:hyperlink>
    </w:p>
    <w:p w14:paraId="74BA2072" w14:textId="77777777" w:rsidR="0004705A" w:rsidRPr="001769B7" w:rsidRDefault="007376A1" w:rsidP="0004705A">
      <w:pPr>
        <w:pStyle w:val="20"/>
        <w:ind w:firstLineChars="200" w:firstLine="480"/>
        <w:rPr>
          <w:rStyle w:val="af3"/>
          <w:rFonts w:ascii="宋体" w:hAnsi="宋体"/>
        </w:rPr>
      </w:pPr>
      <w:hyperlink w:anchor="_Toc326079903" w:history="1">
        <w:r w:rsidR="0004705A" w:rsidRPr="001769B7">
          <w:rPr>
            <w:rStyle w:val="af3"/>
            <w:rFonts w:ascii="宋体" w:hAnsi="宋体"/>
          </w:rPr>
          <w:t>6.3</w:t>
        </w:r>
        <w:r w:rsidR="0004705A" w:rsidRPr="001769B7">
          <w:rPr>
            <w:rStyle w:val="af3"/>
            <w:rFonts w:ascii="宋体" w:hAnsi="宋体" w:hint="eastAsia"/>
          </w:rPr>
          <w:t>系统功能测试</w:t>
        </w:r>
        <w:r w:rsidR="0004705A" w:rsidRPr="001769B7">
          <w:rPr>
            <w:rStyle w:val="af3"/>
            <w:rFonts w:ascii="宋体" w:hAnsi="宋体"/>
            <w:webHidden/>
          </w:rPr>
          <w:tab/>
        </w:r>
        <w:r w:rsidR="0004705A" w:rsidRPr="001769B7">
          <w:rPr>
            <w:rStyle w:val="af3"/>
            <w:rFonts w:ascii="宋体" w:hAnsi="宋体"/>
            <w:webHidden/>
          </w:rPr>
          <w:fldChar w:fldCharType="begin"/>
        </w:r>
        <w:r w:rsidR="0004705A" w:rsidRPr="001769B7">
          <w:rPr>
            <w:rStyle w:val="af3"/>
            <w:rFonts w:ascii="宋体" w:hAnsi="宋体"/>
            <w:webHidden/>
          </w:rPr>
          <w:instrText xml:space="preserve"> PAGEREF _Toc326079903 \h </w:instrText>
        </w:r>
        <w:r w:rsidR="0004705A" w:rsidRPr="001769B7">
          <w:rPr>
            <w:rStyle w:val="af3"/>
            <w:rFonts w:ascii="宋体" w:hAnsi="宋体"/>
            <w:webHidden/>
          </w:rPr>
        </w:r>
        <w:r w:rsidR="0004705A" w:rsidRPr="001769B7">
          <w:rPr>
            <w:rStyle w:val="af3"/>
            <w:rFonts w:ascii="宋体" w:hAnsi="宋体"/>
            <w:webHidden/>
          </w:rPr>
          <w:fldChar w:fldCharType="separate"/>
        </w:r>
        <w:r w:rsidR="0004705A" w:rsidRPr="001769B7">
          <w:rPr>
            <w:rStyle w:val="af3"/>
            <w:rFonts w:ascii="宋体" w:hAnsi="宋体"/>
            <w:webHidden/>
          </w:rPr>
          <w:t>67</w:t>
        </w:r>
        <w:r w:rsidR="0004705A" w:rsidRPr="001769B7">
          <w:rPr>
            <w:rStyle w:val="af3"/>
            <w:rFonts w:ascii="宋体" w:hAnsi="宋体"/>
            <w:webHidden/>
          </w:rPr>
          <w:fldChar w:fldCharType="end"/>
        </w:r>
      </w:hyperlink>
    </w:p>
    <w:p w14:paraId="237BBA57" w14:textId="77777777" w:rsidR="0004705A" w:rsidRPr="001769B7" w:rsidRDefault="007376A1" w:rsidP="0004705A">
      <w:pPr>
        <w:pStyle w:val="20"/>
        <w:ind w:firstLineChars="200" w:firstLine="480"/>
        <w:rPr>
          <w:rStyle w:val="af3"/>
          <w:rFonts w:ascii="宋体" w:hAnsi="宋体"/>
        </w:rPr>
      </w:pPr>
      <w:hyperlink w:anchor="_Toc326079903" w:history="1">
        <w:r w:rsidR="0004705A" w:rsidRPr="001769B7">
          <w:rPr>
            <w:rStyle w:val="af3"/>
            <w:rFonts w:ascii="宋体" w:hAnsi="宋体"/>
          </w:rPr>
          <w:t>6.3</w:t>
        </w:r>
        <w:r w:rsidR="0004705A" w:rsidRPr="001769B7">
          <w:rPr>
            <w:rStyle w:val="af3"/>
            <w:rFonts w:ascii="宋体" w:hAnsi="宋体" w:hint="eastAsia"/>
          </w:rPr>
          <w:t>系统性能测试</w:t>
        </w:r>
        <w:r w:rsidR="0004705A" w:rsidRPr="001769B7">
          <w:rPr>
            <w:rStyle w:val="af3"/>
            <w:rFonts w:ascii="宋体" w:hAnsi="宋体"/>
            <w:webHidden/>
          </w:rPr>
          <w:tab/>
        </w:r>
        <w:r w:rsidR="0004705A" w:rsidRPr="001769B7">
          <w:rPr>
            <w:rStyle w:val="af3"/>
            <w:rFonts w:ascii="宋体" w:hAnsi="宋体"/>
            <w:webHidden/>
          </w:rPr>
          <w:fldChar w:fldCharType="begin"/>
        </w:r>
        <w:r w:rsidR="0004705A" w:rsidRPr="001769B7">
          <w:rPr>
            <w:rStyle w:val="af3"/>
            <w:rFonts w:ascii="宋体" w:hAnsi="宋体"/>
            <w:webHidden/>
          </w:rPr>
          <w:instrText xml:space="preserve"> PAGEREF _Toc326079903 \h </w:instrText>
        </w:r>
        <w:r w:rsidR="0004705A" w:rsidRPr="001769B7">
          <w:rPr>
            <w:rStyle w:val="af3"/>
            <w:rFonts w:ascii="宋体" w:hAnsi="宋体"/>
            <w:webHidden/>
          </w:rPr>
        </w:r>
        <w:r w:rsidR="0004705A" w:rsidRPr="001769B7">
          <w:rPr>
            <w:rStyle w:val="af3"/>
            <w:rFonts w:ascii="宋体" w:hAnsi="宋体"/>
            <w:webHidden/>
          </w:rPr>
          <w:fldChar w:fldCharType="separate"/>
        </w:r>
        <w:r w:rsidR="0004705A" w:rsidRPr="001769B7">
          <w:rPr>
            <w:rStyle w:val="af3"/>
            <w:rFonts w:ascii="宋体" w:hAnsi="宋体"/>
            <w:webHidden/>
          </w:rPr>
          <w:t>67</w:t>
        </w:r>
        <w:r w:rsidR="0004705A" w:rsidRPr="001769B7">
          <w:rPr>
            <w:rStyle w:val="af3"/>
            <w:rFonts w:ascii="宋体" w:hAnsi="宋体"/>
            <w:webHidden/>
          </w:rPr>
          <w:fldChar w:fldCharType="end"/>
        </w:r>
      </w:hyperlink>
    </w:p>
    <w:p w14:paraId="5CA85812" w14:textId="77777777" w:rsidR="000008D9" w:rsidRPr="001769B7" w:rsidRDefault="007376A1">
      <w:pPr>
        <w:pStyle w:val="20"/>
        <w:ind w:firstLineChars="200" w:firstLine="480"/>
        <w:rPr>
          <w:rStyle w:val="af3"/>
          <w:rFonts w:ascii="宋体" w:hAnsi="宋体"/>
        </w:rPr>
      </w:pPr>
      <w:hyperlink w:anchor="_Toc326079909" w:history="1">
        <w:r w:rsidR="000008D9" w:rsidRPr="001769B7">
          <w:rPr>
            <w:rStyle w:val="af3"/>
            <w:rFonts w:ascii="宋体" w:hAnsi="宋体"/>
          </w:rPr>
          <w:t xml:space="preserve">6.4 </w:t>
        </w:r>
        <w:r w:rsidR="000008D9" w:rsidRPr="001769B7">
          <w:rPr>
            <w:rStyle w:val="af3"/>
            <w:rFonts w:ascii="宋体" w:hAnsi="宋体" w:hint="eastAsia"/>
          </w:rPr>
          <w:t>本章小结</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_Toc326079909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74</w:t>
        </w:r>
        <w:r w:rsidR="000008D9" w:rsidRPr="001769B7">
          <w:rPr>
            <w:rStyle w:val="af3"/>
            <w:rFonts w:ascii="宋体" w:hAnsi="宋体"/>
            <w:webHidden/>
          </w:rPr>
          <w:fldChar w:fldCharType="end"/>
        </w:r>
      </w:hyperlink>
    </w:p>
    <w:p w14:paraId="41479AC8" w14:textId="77777777" w:rsidR="000008D9" w:rsidRPr="001769B7" w:rsidRDefault="007376A1">
      <w:pPr>
        <w:pStyle w:val="31"/>
        <w:ind w:firstLineChars="0" w:firstLine="0"/>
        <w:rPr>
          <w:rFonts w:ascii="宋体" w:eastAsia="宋体" w:hAnsi="宋体"/>
          <w:caps/>
          <w:noProof/>
          <w:sz w:val="21"/>
        </w:rPr>
      </w:pPr>
      <w:hyperlink w:anchor="_Toc326079910" w:history="1">
        <w:r w:rsidR="000008D9" w:rsidRPr="001769B7">
          <w:rPr>
            <w:rStyle w:val="af3"/>
            <w:rFonts w:ascii="宋体" w:eastAsia="宋体" w:hAnsi="宋体" w:hint="eastAsia"/>
            <w:noProof/>
          </w:rPr>
          <w:t>第</w:t>
        </w:r>
        <w:r w:rsidR="0004705A" w:rsidRPr="001769B7">
          <w:rPr>
            <w:rStyle w:val="af3"/>
            <w:rFonts w:ascii="宋体" w:eastAsia="宋体" w:hAnsi="宋体" w:hint="eastAsia"/>
            <w:noProof/>
          </w:rPr>
          <w:t>八</w:t>
        </w:r>
        <w:r w:rsidR="000008D9" w:rsidRPr="001769B7">
          <w:rPr>
            <w:rStyle w:val="af3"/>
            <w:rFonts w:ascii="宋体" w:eastAsia="宋体" w:hAnsi="宋体" w:hint="eastAsia"/>
            <w:noProof/>
          </w:rPr>
          <w:t>章</w:t>
        </w:r>
        <w:r w:rsidR="000008D9" w:rsidRPr="001769B7">
          <w:rPr>
            <w:rStyle w:val="af3"/>
            <w:rFonts w:ascii="宋体" w:eastAsia="宋体" w:hAnsi="宋体"/>
            <w:noProof/>
          </w:rPr>
          <w:t xml:space="preserve">  </w:t>
        </w:r>
        <w:r w:rsidR="000008D9" w:rsidRPr="001769B7">
          <w:rPr>
            <w:rStyle w:val="af3"/>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7376A1">
      <w:pPr>
        <w:pStyle w:val="20"/>
        <w:ind w:firstLineChars="200" w:firstLine="480"/>
        <w:rPr>
          <w:rStyle w:val="af3"/>
          <w:rFonts w:ascii="宋体" w:hAnsi="宋体"/>
        </w:rPr>
      </w:pPr>
      <w:hyperlink w:anchor="_Toc326079911" w:history="1">
        <w:r w:rsidR="000008D9" w:rsidRPr="001769B7">
          <w:rPr>
            <w:rStyle w:val="af3"/>
            <w:rFonts w:ascii="宋体" w:hAnsi="宋体"/>
          </w:rPr>
          <w:t xml:space="preserve">7.1 </w:t>
        </w:r>
        <w:r w:rsidR="000008D9" w:rsidRPr="001769B7">
          <w:rPr>
            <w:rStyle w:val="af3"/>
            <w:rFonts w:ascii="宋体" w:hAnsi="宋体" w:hint="eastAsia"/>
          </w:rPr>
          <w:t>论文总结</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_Toc326079911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75</w:t>
        </w:r>
        <w:r w:rsidR="000008D9" w:rsidRPr="001769B7">
          <w:rPr>
            <w:rStyle w:val="af3"/>
            <w:rFonts w:ascii="宋体" w:hAnsi="宋体"/>
            <w:webHidden/>
          </w:rPr>
          <w:fldChar w:fldCharType="end"/>
        </w:r>
      </w:hyperlink>
    </w:p>
    <w:p w14:paraId="5953C757" w14:textId="77777777" w:rsidR="000008D9" w:rsidRPr="001769B7" w:rsidRDefault="007376A1">
      <w:pPr>
        <w:pStyle w:val="20"/>
        <w:ind w:firstLineChars="200" w:firstLine="480"/>
        <w:rPr>
          <w:rStyle w:val="af3"/>
          <w:rFonts w:ascii="宋体" w:hAnsi="宋体"/>
        </w:rPr>
      </w:pPr>
      <w:hyperlink w:anchor="_Toc326079912" w:history="1">
        <w:r w:rsidR="000008D9" w:rsidRPr="001769B7">
          <w:rPr>
            <w:rStyle w:val="af3"/>
            <w:rFonts w:ascii="宋体" w:hAnsi="宋体"/>
          </w:rPr>
          <w:t xml:space="preserve">7.2 </w:t>
        </w:r>
        <w:r w:rsidR="000008D9" w:rsidRPr="001769B7">
          <w:rPr>
            <w:rStyle w:val="af3"/>
            <w:rFonts w:ascii="宋体" w:hAnsi="宋体" w:hint="eastAsia"/>
          </w:rPr>
          <w:t>展望</w:t>
        </w:r>
        <w:r w:rsidR="000008D9" w:rsidRPr="001769B7">
          <w:rPr>
            <w:rStyle w:val="af3"/>
            <w:rFonts w:ascii="宋体" w:hAnsi="宋体"/>
            <w:webHidden/>
          </w:rPr>
          <w:tab/>
        </w:r>
        <w:r w:rsidR="000008D9" w:rsidRPr="001769B7">
          <w:rPr>
            <w:rStyle w:val="af3"/>
            <w:rFonts w:ascii="宋体" w:hAnsi="宋体"/>
            <w:webHidden/>
          </w:rPr>
          <w:fldChar w:fldCharType="begin"/>
        </w:r>
        <w:r w:rsidR="000008D9" w:rsidRPr="001769B7">
          <w:rPr>
            <w:rStyle w:val="af3"/>
            <w:rFonts w:ascii="宋体" w:hAnsi="宋体"/>
            <w:webHidden/>
          </w:rPr>
          <w:instrText xml:space="preserve"> PAGEREF _Toc326079912 \h </w:instrText>
        </w:r>
        <w:r w:rsidR="000008D9" w:rsidRPr="001769B7">
          <w:rPr>
            <w:rStyle w:val="af3"/>
            <w:rFonts w:ascii="宋体" w:hAnsi="宋体"/>
            <w:webHidden/>
          </w:rPr>
        </w:r>
        <w:r w:rsidR="000008D9" w:rsidRPr="001769B7">
          <w:rPr>
            <w:rStyle w:val="af3"/>
            <w:rFonts w:ascii="宋体" w:hAnsi="宋体"/>
            <w:webHidden/>
          </w:rPr>
          <w:fldChar w:fldCharType="separate"/>
        </w:r>
        <w:r w:rsidR="000008D9" w:rsidRPr="001769B7">
          <w:rPr>
            <w:rStyle w:val="af3"/>
            <w:rFonts w:ascii="宋体" w:hAnsi="宋体"/>
            <w:webHidden/>
          </w:rPr>
          <w:t>76</w:t>
        </w:r>
        <w:r w:rsidR="000008D9" w:rsidRPr="001769B7">
          <w:rPr>
            <w:rStyle w:val="af3"/>
            <w:rFonts w:ascii="宋体" w:hAnsi="宋体"/>
            <w:webHidden/>
          </w:rPr>
          <w:fldChar w:fldCharType="end"/>
        </w:r>
      </w:hyperlink>
    </w:p>
    <w:p w14:paraId="7E13461E" w14:textId="77777777" w:rsidR="000008D9" w:rsidRPr="001769B7" w:rsidRDefault="007376A1">
      <w:pPr>
        <w:pStyle w:val="31"/>
        <w:ind w:firstLineChars="0" w:firstLine="0"/>
        <w:rPr>
          <w:rFonts w:ascii="宋体" w:eastAsia="宋体" w:hAnsi="宋体"/>
          <w:caps/>
          <w:noProof/>
        </w:rPr>
      </w:pPr>
      <w:hyperlink w:anchor="_Toc326079913" w:history="1">
        <w:r w:rsidR="000008D9" w:rsidRPr="001769B7">
          <w:rPr>
            <w:rStyle w:val="af3"/>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7376A1">
      <w:pPr>
        <w:pStyle w:val="31"/>
        <w:ind w:firstLineChars="0" w:firstLine="0"/>
        <w:rPr>
          <w:rFonts w:ascii="宋体" w:eastAsia="宋体" w:hAnsi="宋体"/>
          <w:caps/>
          <w:noProof/>
          <w:sz w:val="21"/>
        </w:rPr>
      </w:pPr>
      <w:hyperlink w:anchor="_Toc326079914" w:history="1">
        <w:r w:rsidR="000008D9" w:rsidRPr="001769B7">
          <w:rPr>
            <w:rStyle w:val="af3"/>
            <w:rFonts w:ascii="宋体" w:eastAsia="宋体" w:hAnsi="宋体" w:hint="eastAsia"/>
            <w:noProof/>
          </w:rPr>
          <w:t>致</w:t>
        </w:r>
        <w:r w:rsidR="000008D9" w:rsidRPr="001769B7">
          <w:rPr>
            <w:rStyle w:val="af3"/>
            <w:rFonts w:ascii="宋体" w:eastAsia="宋体" w:hAnsi="宋体"/>
            <w:noProof/>
          </w:rPr>
          <w:t xml:space="preserve"> </w:t>
        </w:r>
        <w:r w:rsidR="000008D9" w:rsidRPr="001769B7">
          <w:rPr>
            <w:rStyle w:val="af3"/>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15" w:name="_Toc324444249"/>
    <w:bookmarkEnd w:id="15"/>
    <w:p w14:paraId="153A7336" w14:textId="77777777" w:rsidR="0037574A" w:rsidRDefault="00035DFF">
      <w:pPr>
        <w:pStyle w:val="a9"/>
        <w:tabs>
          <w:tab w:val="right" w:leader="dot" w:pos="9061"/>
        </w:tabs>
        <w:rPr>
          <w:rFonts w:asciiTheme="minorHAnsi" w:eastAsiaTheme="minorEastAsia" w:hAnsiTheme="minorHAnsi" w:cstheme="minorBidi"/>
          <w:noProof/>
          <w:kern w:val="2"/>
        </w:rPr>
      </w:pPr>
      <w:r w:rsidRPr="00FD3FCF">
        <w:rPr>
          <w:rFonts w:ascii="宋体" w:hAnsi="宋体"/>
          <w:b/>
        </w:rPr>
        <w:fldChar w:fldCharType="begin"/>
      </w:r>
      <w:r w:rsidRPr="00FD3FCF">
        <w:rPr>
          <w:rFonts w:ascii="宋体" w:hAnsi="宋体"/>
          <w:b/>
        </w:rPr>
        <w:instrText xml:space="preserve"> TOC \h \z \c "图" </w:instrText>
      </w:r>
      <w:r w:rsidRPr="00FD3FCF">
        <w:rPr>
          <w:rFonts w:ascii="宋体" w:hAnsi="宋体"/>
          <w:b/>
        </w:rPr>
        <w:fldChar w:fldCharType="separate"/>
      </w:r>
      <w:hyperlink w:anchor="_Toc491896604" w:history="1">
        <w:r w:rsidR="0037574A" w:rsidRPr="009515E1">
          <w:rPr>
            <w:rStyle w:val="af3"/>
            <w:rFonts w:ascii="黑体" w:eastAsia="黑体" w:hAnsi="黑体"/>
            <w:noProof/>
          </w:rPr>
          <w:t>图 1 移动应用开发模式架构图</w:t>
        </w:r>
        <w:r w:rsidR="0037574A">
          <w:rPr>
            <w:noProof/>
            <w:webHidden/>
          </w:rPr>
          <w:tab/>
        </w:r>
        <w:r w:rsidR="0037574A">
          <w:rPr>
            <w:noProof/>
            <w:webHidden/>
          </w:rPr>
          <w:fldChar w:fldCharType="begin"/>
        </w:r>
        <w:r w:rsidR="0037574A">
          <w:rPr>
            <w:noProof/>
            <w:webHidden/>
          </w:rPr>
          <w:instrText xml:space="preserve"> PAGEREF _Toc491896604 \h </w:instrText>
        </w:r>
        <w:r w:rsidR="0037574A">
          <w:rPr>
            <w:noProof/>
            <w:webHidden/>
          </w:rPr>
        </w:r>
        <w:r w:rsidR="0037574A">
          <w:rPr>
            <w:noProof/>
            <w:webHidden/>
          </w:rPr>
          <w:fldChar w:fldCharType="separate"/>
        </w:r>
        <w:r w:rsidR="0037574A">
          <w:rPr>
            <w:noProof/>
            <w:webHidden/>
          </w:rPr>
          <w:t>17</w:t>
        </w:r>
        <w:r w:rsidR="0037574A">
          <w:rPr>
            <w:noProof/>
            <w:webHidden/>
          </w:rPr>
          <w:fldChar w:fldCharType="end"/>
        </w:r>
      </w:hyperlink>
    </w:p>
    <w:p w14:paraId="7E629A08"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05" w:history="1">
        <w:r w:rsidR="0037574A" w:rsidRPr="009515E1">
          <w:rPr>
            <w:rStyle w:val="af3"/>
            <w:rFonts w:ascii="黑体" w:hAnsi="黑体"/>
            <w:b/>
            <w:noProof/>
          </w:rPr>
          <w:t>图</w:t>
        </w:r>
        <w:r w:rsidR="0037574A" w:rsidRPr="009515E1">
          <w:rPr>
            <w:rStyle w:val="af3"/>
            <w:rFonts w:ascii="黑体" w:hAnsi="黑体"/>
            <w:b/>
            <w:noProof/>
          </w:rPr>
          <w:t xml:space="preserve"> 2 </w:t>
        </w:r>
        <w:r w:rsidR="0037574A" w:rsidRPr="009515E1">
          <w:rPr>
            <w:rStyle w:val="af3"/>
            <w:rFonts w:ascii="黑体" w:hAnsi="黑体"/>
            <w:b/>
            <w:noProof/>
          </w:rPr>
          <w:t>新一代</w:t>
        </w:r>
        <w:r w:rsidR="0037574A" w:rsidRPr="009515E1">
          <w:rPr>
            <w:rStyle w:val="af3"/>
            <w:rFonts w:ascii="黑体" w:hAnsi="黑体"/>
            <w:b/>
            <w:noProof/>
          </w:rPr>
          <w:t>Web App</w:t>
        </w:r>
        <w:r w:rsidR="0037574A" w:rsidRPr="009515E1">
          <w:rPr>
            <w:rStyle w:val="af3"/>
            <w:rFonts w:ascii="黑体" w:hAnsi="黑体"/>
            <w:b/>
            <w:noProof/>
          </w:rPr>
          <w:t>架构图</w:t>
        </w:r>
        <w:r w:rsidR="0037574A">
          <w:rPr>
            <w:noProof/>
            <w:webHidden/>
          </w:rPr>
          <w:tab/>
        </w:r>
        <w:r w:rsidR="0037574A">
          <w:rPr>
            <w:noProof/>
            <w:webHidden/>
          </w:rPr>
          <w:fldChar w:fldCharType="begin"/>
        </w:r>
        <w:r w:rsidR="0037574A">
          <w:rPr>
            <w:noProof/>
            <w:webHidden/>
          </w:rPr>
          <w:instrText xml:space="preserve"> PAGEREF _Toc491896605 \h </w:instrText>
        </w:r>
        <w:r w:rsidR="0037574A">
          <w:rPr>
            <w:noProof/>
            <w:webHidden/>
          </w:rPr>
        </w:r>
        <w:r w:rsidR="0037574A">
          <w:rPr>
            <w:noProof/>
            <w:webHidden/>
          </w:rPr>
          <w:fldChar w:fldCharType="separate"/>
        </w:r>
        <w:r w:rsidR="0037574A">
          <w:rPr>
            <w:noProof/>
            <w:webHidden/>
          </w:rPr>
          <w:t>18</w:t>
        </w:r>
        <w:r w:rsidR="0037574A">
          <w:rPr>
            <w:noProof/>
            <w:webHidden/>
          </w:rPr>
          <w:fldChar w:fldCharType="end"/>
        </w:r>
      </w:hyperlink>
    </w:p>
    <w:p w14:paraId="27BC26AF"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06" w:history="1">
        <w:r w:rsidR="0037574A" w:rsidRPr="009515E1">
          <w:rPr>
            <w:rStyle w:val="af3"/>
            <w:rFonts w:ascii="黑体" w:eastAsia="黑体" w:hAnsi="黑体"/>
            <w:b/>
            <w:noProof/>
          </w:rPr>
          <w:t xml:space="preserve">图 </w:t>
        </w:r>
        <w:r w:rsidR="0037574A" w:rsidRPr="009515E1">
          <w:rPr>
            <w:rStyle w:val="af3"/>
            <w:rFonts w:ascii="黑体" w:hAnsi="黑体"/>
            <w:b/>
            <w:noProof/>
          </w:rPr>
          <w:t xml:space="preserve">3 </w:t>
        </w:r>
        <w:r w:rsidR="0037574A" w:rsidRPr="009515E1">
          <w:rPr>
            <w:rStyle w:val="af3"/>
            <w:rFonts w:ascii="黑体" w:eastAsia="黑体" w:hAnsi="黑体"/>
            <w:b/>
            <w:noProof/>
          </w:rPr>
          <w:t>离线数据访问</w:t>
        </w:r>
        <w:r w:rsidR="0037574A">
          <w:rPr>
            <w:noProof/>
            <w:webHidden/>
          </w:rPr>
          <w:tab/>
        </w:r>
        <w:r w:rsidR="0037574A">
          <w:rPr>
            <w:noProof/>
            <w:webHidden/>
          </w:rPr>
          <w:fldChar w:fldCharType="begin"/>
        </w:r>
        <w:r w:rsidR="0037574A">
          <w:rPr>
            <w:noProof/>
            <w:webHidden/>
          </w:rPr>
          <w:instrText xml:space="preserve"> PAGEREF _Toc491896606 \h </w:instrText>
        </w:r>
        <w:r w:rsidR="0037574A">
          <w:rPr>
            <w:noProof/>
            <w:webHidden/>
          </w:rPr>
        </w:r>
        <w:r w:rsidR="0037574A">
          <w:rPr>
            <w:noProof/>
            <w:webHidden/>
          </w:rPr>
          <w:fldChar w:fldCharType="separate"/>
        </w:r>
        <w:r w:rsidR="0037574A">
          <w:rPr>
            <w:noProof/>
            <w:webHidden/>
          </w:rPr>
          <w:t>19</w:t>
        </w:r>
        <w:r w:rsidR="0037574A">
          <w:rPr>
            <w:noProof/>
            <w:webHidden/>
          </w:rPr>
          <w:fldChar w:fldCharType="end"/>
        </w:r>
      </w:hyperlink>
    </w:p>
    <w:p w14:paraId="7824D220"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07" w:history="1">
        <w:r w:rsidR="0037574A" w:rsidRPr="009515E1">
          <w:rPr>
            <w:rStyle w:val="af3"/>
            <w:rFonts w:ascii="黑体" w:eastAsia="黑体" w:hAnsi="黑体"/>
            <w:b/>
            <w:noProof/>
          </w:rPr>
          <w:t>图 4 离线表单提交</w:t>
        </w:r>
        <w:r w:rsidR="0037574A">
          <w:rPr>
            <w:noProof/>
            <w:webHidden/>
          </w:rPr>
          <w:tab/>
        </w:r>
        <w:r w:rsidR="0037574A">
          <w:rPr>
            <w:noProof/>
            <w:webHidden/>
          </w:rPr>
          <w:fldChar w:fldCharType="begin"/>
        </w:r>
        <w:r w:rsidR="0037574A">
          <w:rPr>
            <w:noProof/>
            <w:webHidden/>
          </w:rPr>
          <w:instrText xml:space="preserve"> PAGEREF _Toc491896607 \h </w:instrText>
        </w:r>
        <w:r w:rsidR="0037574A">
          <w:rPr>
            <w:noProof/>
            <w:webHidden/>
          </w:rPr>
        </w:r>
        <w:r w:rsidR="0037574A">
          <w:rPr>
            <w:noProof/>
            <w:webHidden/>
          </w:rPr>
          <w:fldChar w:fldCharType="separate"/>
        </w:r>
        <w:r w:rsidR="0037574A">
          <w:rPr>
            <w:noProof/>
            <w:webHidden/>
          </w:rPr>
          <w:t>20</w:t>
        </w:r>
        <w:r w:rsidR="0037574A">
          <w:rPr>
            <w:noProof/>
            <w:webHidden/>
          </w:rPr>
          <w:fldChar w:fldCharType="end"/>
        </w:r>
      </w:hyperlink>
    </w:p>
    <w:p w14:paraId="379E0B90"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08" w:history="1">
        <w:r w:rsidR="0037574A" w:rsidRPr="009515E1">
          <w:rPr>
            <w:rStyle w:val="af3"/>
            <w:rFonts w:ascii="黑体" w:eastAsia="黑体" w:hAnsi="黑体"/>
            <w:noProof/>
          </w:rPr>
          <w:t>图 5 离线数据提交时序图</w:t>
        </w:r>
        <w:r w:rsidR="0037574A">
          <w:rPr>
            <w:noProof/>
            <w:webHidden/>
          </w:rPr>
          <w:tab/>
        </w:r>
        <w:r w:rsidR="0037574A">
          <w:rPr>
            <w:noProof/>
            <w:webHidden/>
          </w:rPr>
          <w:fldChar w:fldCharType="begin"/>
        </w:r>
        <w:r w:rsidR="0037574A">
          <w:rPr>
            <w:noProof/>
            <w:webHidden/>
          </w:rPr>
          <w:instrText xml:space="preserve"> PAGEREF _Toc491896608 \h </w:instrText>
        </w:r>
        <w:r w:rsidR="0037574A">
          <w:rPr>
            <w:noProof/>
            <w:webHidden/>
          </w:rPr>
        </w:r>
        <w:r w:rsidR="0037574A">
          <w:rPr>
            <w:noProof/>
            <w:webHidden/>
          </w:rPr>
          <w:fldChar w:fldCharType="separate"/>
        </w:r>
        <w:r w:rsidR="0037574A">
          <w:rPr>
            <w:noProof/>
            <w:webHidden/>
          </w:rPr>
          <w:t>21</w:t>
        </w:r>
        <w:r w:rsidR="0037574A">
          <w:rPr>
            <w:noProof/>
            <w:webHidden/>
          </w:rPr>
          <w:fldChar w:fldCharType="end"/>
        </w:r>
      </w:hyperlink>
    </w:p>
    <w:p w14:paraId="452E698E"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09" w:history="1">
        <w:r w:rsidR="0037574A" w:rsidRPr="009515E1">
          <w:rPr>
            <w:rStyle w:val="af3"/>
            <w:rFonts w:ascii="黑体" w:eastAsia="黑体" w:hAnsi="黑体"/>
            <w:noProof/>
          </w:rPr>
          <w:t>图6离线数据更新示意图</w:t>
        </w:r>
        <w:r w:rsidR="0037574A">
          <w:rPr>
            <w:noProof/>
            <w:webHidden/>
          </w:rPr>
          <w:tab/>
        </w:r>
        <w:r w:rsidR="0037574A">
          <w:rPr>
            <w:noProof/>
            <w:webHidden/>
          </w:rPr>
          <w:fldChar w:fldCharType="begin"/>
        </w:r>
        <w:r w:rsidR="0037574A">
          <w:rPr>
            <w:noProof/>
            <w:webHidden/>
          </w:rPr>
          <w:instrText xml:space="preserve"> PAGEREF _Toc491896609 \h </w:instrText>
        </w:r>
        <w:r w:rsidR="0037574A">
          <w:rPr>
            <w:noProof/>
            <w:webHidden/>
          </w:rPr>
        </w:r>
        <w:r w:rsidR="0037574A">
          <w:rPr>
            <w:noProof/>
            <w:webHidden/>
          </w:rPr>
          <w:fldChar w:fldCharType="separate"/>
        </w:r>
        <w:r w:rsidR="0037574A">
          <w:rPr>
            <w:noProof/>
            <w:webHidden/>
          </w:rPr>
          <w:t>22</w:t>
        </w:r>
        <w:r w:rsidR="0037574A">
          <w:rPr>
            <w:noProof/>
            <w:webHidden/>
          </w:rPr>
          <w:fldChar w:fldCharType="end"/>
        </w:r>
      </w:hyperlink>
    </w:p>
    <w:p w14:paraId="2094490D"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10" w:history="1">
        <w:r w:rsidR="0037574A" w:rsidRPr="009515E1">
          <w:rPr>
            <w:rStyle w:val="af3"/>
            <w:rFonts w:ascii="黑体" w:eastAsia="黑体" w:hAnsi="黑体"/>
            <w:noProof/>
          </w:rPr>
          <w:t>图7 离线应用整体示意图</w:t>
        </w:r>
        <w:r w:rsidR="0037574A">
          <w:rPr>
            <w:noProof/>
            <w:webHidden/>
          </w:rPr>
          <w:tab/>
        </w:r>
        <w:r w:rsidR="0037574A">
          <w:rPr>
            <w:noProof/>
            <w:webHidden/>
          </w:rPr>
          <w:fldChar w:fldCharType="begin"/>
        </w:r>
        <w:r w:rsidR="0037574A">
          <w:rPr>
            <w:noProof/>
            <w:webHidden/>
          </w:rPr>
          <w:instrText xml:space="preserve"> PAGEREF _Toc491896610 \h </w:instrText>
        </w:r>
        <w:r w:rsidR="0037574A">
          <w:rPr>
            <w:noProof/>
            <w:webHidden/>
          </w:rPr>
        </w:r>
        <w:r w:rsidR="0037574A">
          <w:rPr>
            <w:noProof/>
            <w:webHidden/>
          </w:rPr>
          <w:fldChar w:fldCharType="separate"/>
        </w:r>
        <w:r w:rsidR="0037574A">
          <w:rPr>
            <w:noProof/>
            <w:webHidden/>
          </w:rPr>
          <w:t>22</w:t>
        </w:r>
        <w:r w:rsidR="0037574A">
          <w:rPr>
            <w:noProof/>
            <w:webHidden/>
          </w:rPr>
          <w:fldChar w:fldCharType="end"/>
        </w:r>
      </w:hyperlink>
    </w:p>
    <w:p w14:paraId="73C330BE"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11" w:history="1">
        <w:r w:rsidR="0037574A" w:rsidRPr="009515E1">
          <w:rPr>
            <w:rStyle w:val="af3"/>
            <w:rFonts w:ascii="黑体" w:eastAsia="黑体" w:hAnsi="黑体"/>
            <w:noProof/>
          </w:rPr>
          <w:t>图8框架分层设计图</w:t>
        </w:r>
        <w:r w:rsidR="0037574A">
          <w:rPr>
            <w:noProof/>
            <w:webHidden/>
          </w:rPr>
          <w:tab/>
        </w:r>
        <w:r w:rsidR="0037574A">
          <w:rPr>
            <w:noProof/>
            <w:webHidden/>
          </w:rPr>
          <w:fldChar w:fldCharType="begin"/>
        </w:r>
        <w:r w:rsidR="0037574A">
          <w:rPr>
            <w:noProof/>
            <w:webHidden/>
          </w:rPr>
          <w:instrText xml:space="preserve"> PAGEREF _Toc491896611 \h </w:instrText>
        </w:r>
        <w:r w:rsidR="0037574A">
          <w:rPr>
            <w:noProof/>
            <w:webHidden/>
          </w:rPr>
        </w:r>
        <w:r w:rsidR="0037574A">
          <w:rPr>
            <w:noProof/>
            <w:webHidden/>
          </w:rPr>
          <w:fldChar w:fldCharType="separate"/>
        </w:r>
        <w:r w:rsidR="0037574A">
          <w:rPr>
            <w:noProof/>
            <w:webHidden/>
          </w:rPr>
          <w:t>23</w:t>
        </w:r>
        <w:r w:rsidR="0037574A">
          <w:rPr>
            <w:noProof/>
            <w:webHidden/>
          </w:rPr>
          <w:fldChar w:fldCharType="end"/>
        </w:r>
      </w:hyperlink>
    </w:p>
    <w:p w14:paraId="2231CBA2"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12" w:history="1">
        <w:r w:rsidR="0037574A" w:rsidRPr="009515E1">
          <w:rPr>
            <w:rStyle w:val="af3"/>
            <w:rFonts w:ascii="黑体" w:eastAsia="黑体" w:hAnsi="黑体"/>
            <w:noProof/>
          </w:rPr>
          <w:t>图9 Service Worker的工作流程图</w:t>
        </w:r>
        <w:r w:rsidR="0037574A">
          <w:rPr>
            <w:noProof/>
            <w:webHidden/>
          </w:rPr>
          <w:tab/>
        </w:r>
        <w:r w:rsidR="0037574A">
          <w:rPr>
            <w:noProof/>
            <w:webHidden/>
          </w:rPr>
          <w:fldChar w:fldCharType="begin"/>
        </w:r>
        <w:r w:rsidR="0037574A">
          <w:rPr>
            <w:noProof/>
            <w:webHidden/>
          </w:rPr>
          <w:instrText xml:space="preserve"> PAGEREF _Toc491896612 \h </w:instrText>
        </w:r>
        <w:r w:rsidR="0037574A">
          <w:rPr>
            <w:noProof/>
            <w:webHidden/>
          </w:rPr>
        </w:r>
        <w:r w:rsidR="0037574A">
          <w:rPr>
            <w:noProof/>
            <w:webHidden/>
          </w:rPr>
          <w:fldChar w:fldCharType="separate"/>
        </w:r>
        <w:r w:rsidR="0037574A">
          <w:rPr>
            <w:noProof/>
            <w:webHidden/>
          </w:rPr>
          <w:t>24</w:t>
        </w:r>
        <w:r w:rsidR="0037574A">
          <w:rPr>
            <w:noProof/>
            <w:webHidden/>
          </w:rPr>
          <w:fldChar w:fldCharType="end"/>
        </w:r>
      </w:hyperlink>
    </w:p>
    <w:p w14:paraId="6B5DBAD3"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13" w:history="1">
        <w:r w:rsidR="0037574A" w:rsidRPr="009515E1">
          <w:rPr>
            <w:rStyle w:val="af3"/>
            <w:rFonts w:ascii="黑体" w:eastAsia="黑体" w:hAnsi="黑体"/>
            <w:noProof/>
          </w:rPr>
          <w:t>图 10 系统用例图</w:t>
        </w:r>
        <w:r w:rsidR="0037574A">
          <w:rPr>
            <w:noProof/>
            <w:webHidden/>
          </w:rPr>
          <w:tab/>
        </w:r>
        <w:r w:rsidR="0037574A">
          <w:rPr>
            <w:noProof/>
            <w:webHidden/>
          </w:rPr>
          <w:fldChar w:fldCharType="begin"/>
        </w:r>
        <w:r w:rsidR="0037574A">
          <w:rPr>
            <w:noProof/>
            <w:webHidden/>
          </w:rPr>
          <w:instrText xml:space="preserve"> PAGEREF _Toc491896613 \h </w:instrText>
        </w:r>
        <w:r w:rsidR="0037574A">
          <w:rPr>
            <w:noProof/>
            <w:webHidden/>
          </w:rPr>
        </w:r>
        <w:r w:rsidR="0037574A">
          <w:rPr>
            <w:noProof/>
            <w:webHidden/>
          </w:rPr>
          <w:fldChar w:fldCharType="separate"/>
        </w:r>
        <w:r w:rsidR="0037574A">
          <w:rPr>
            <w:noProof/>
            <w:webHidden/>
          </w:rPr>
          <w:t>27</w:t>
        </w:r>
        <w:r w:rsidR="0037574A">
          <w:rPr>
            <w:noProof/>
            <w:webHidden/>
          </w:rPr>
          <w:fldChar w:fldCharType="end"/>
        </w:r>
      </w:hyperlink>
    </w:p>
    <w:p w14:paraId="05D51A9B"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14" w:history="1">
        <w:r w:rsidR="0037574A" w:rsidRPr="009515E1">
          <w:rPr>
            <w:rStyle w:val="af3"/>
            <w:rFonts w:ascii="黑体" w:eastAsia="黑体" w:hAnsi="黑体"/>
            <w:noProof/>
          </w:rPr>
          <w:t>图 11 系统整体架构图</w:t>
        </w:r>
        <w:r w:rsidR="0037574A">
          <w:rPr>
            <w:noProof/>
            <w:webHidden/>
          </w:rPr>
          <w:tab/>
        </w:r>
        <w:r w:rsidR="0037574A">
          <w:rPr>
            <w:noProof/>
            <w:webHidden/>
          </w:rPr>
          <w:fldChar w:fldCharType="begin"/>
        </w:r>
        <w:r w:rsidR="0037574A">
          <w:rPr>
            <w:noProof/>
            <w:webHidden/>
          </w:rPr>
          <w:instrText xml:space="preserve"> PAGEREF _Toc491896614 \h </w:instrText>
        </w:r>
        <w:r w:rsidR="0037574A">
          <w:rPr>
            <w:noProof/>
            <w:webHidden/>
          </w:rPr>
        </w:r>
        <w:r w:rsidR="0037574A">
          <w:rPr>
            <w:noProof/>
            <w:webHidden/>
          </w:rPr>
          <w:fldChar w:fldCharType="separate"/>
        </w:r>
        <w:r w:rsidR="0037574A">
          <w:rPr>
            <w:noProof/>
            <w:webHidden/>
          </w:rPr>
          <w:t>27</w:t>
        </w:r>
        <w:r w:rsidR="0037574A">
          <w:rPr>
            <w:noProof/>
            <w:webHidden/>
          </w:rPr>
          <w:fldChar w:fldCharType="end"/>
        </w:r>
      </w:hyperlink>
    </w:p>
    <w:p w14:paraId="5B6A59CA"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15" w:history="1">
        <w:r w:rsidR="0037574A" w:rsidRPr="009515E1">
          <w:rPr>
            <w:rStyle w:val="af3"/>
            <w:rFonts w:ascii="黑体" w:eastAsia="黑体" w:hAnsi="黑体"/>
            <w:noProof/>
          </w:rPr>
          <w:t>图 12 系统分层架构图</w:t>
        </w:r>
        <w:r w:rsidR="0037574A">
          <w:rPr>
            <w:noProof/>
            <w:webHidden/>
          </w:rPr>
          <w:tab/>
        </w:r>
        <w:r w:rsidR="0037574A">
          <w:rPr>
            <w:noProof/>
            <w:webHidden/>
          </w:rPr>
          <w:fldChar w:fldCharType="begin"/>
        </w:r>
        <w:r w:rsidR="0037574A">
          <w:rPr>
            <w:noProof/>
            <w:webHidden/>
          </w:rPr>
          <w:instrText xml:space="preserve"> PAGEREF _Toc491896615 \h </w:instrText>
        </w:r>
        <w:r w:rsidR="0037574A">
          <w:rPr>
            <w:noProof/>
            <w:webHidden/>
          </w:rPr>
        </w:r>
        <w:r w:rsidR="0037574A">
          <w:rPr>
            <w:noProof/>
            <w:webHidden/>
          </w:rPr>
          <w:fldChar w:fldCharType="separate"/>
        </w:r>
        <w:r w:rsidR="0037574A">
          <w:rPr>
            <w:noProof/>
            <w:webHidden/>
          </w:rPr>
          <w:t>28</w:t>
        </w:r>
        <w:r w:rsidR="0037574A">
          <w:rPr>
            <w:noProof/>
            <w:webHidden/>
          </w:rPr>
          <w:fldChar w:fldCharType="end"/>
        </w:r>
      </w:hyperlink>
    </w:p>
    <w:p w14:paraId="1A037E0A"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16" w:history="1">
        <w:r w:rsidR="0037574A" w:rsidRPr="009515E1">
          <w:rPr>
            <w:rStyle w:val="af3"/>
            <w:rFonts w:ascii="黑体" w:eastAsia="黑体" w:hAnsi="黑体"/>
            <w:noProof/>
          </w:rPr>
          <w:t>图 13 系统功能模块图</w:t>
        </w:r>
        <w:r w:rsidR="0037574A">
          <w:rPr>
            <w:noProof/>
            <w:webHidden/>
          </w:rPr>
          <w:tab/>
        </w:r>
        <w:r w:rsidR="0037574A">
          <w:rPr>
            <w:noProof/>
            <w:webHidden/>
          </w:rPr>
          <w:fldChar w:fldCharType="begin"/>
        </w:r>
        <w:r w:rsidR="0037574A">
          <w:rPr>
            <w:noProof/>
            <w:webHidden/>
          </w:rPr>
          <w:instrText xml:space="preserve"> PAGEREF _Toc491896616 \h </w:instrText>
        </w:r>
        <w:r w:rsidR="0037574A">
          <w:rPr>
            <w:noProof/>
            <w:webHidden/>
          </w:rPr>
        </w:r>
        <w:r w:rsidR="0037574A">
          <w:rPr>
            <w:noProof/>
            <w:webHidden/>
          </w:rPr>
          <w:fldChar w:fldCharType="separate"/>
        </w:r>
        <w:r w:rsidR="0037574A">
          <w:rPr>
            <w:noProof/>
            <w:webHidden/>
          </w:rPr>
          <w:t>30</w:t>
        </w:r>
        <w:r w:rsidR="0037574A">
          <w:rPr>
            <w:noProof/>
            <w:webHidden/>
          </w:rPr>
          <w:fldChar w:fldCharType="end"/>
        </w:r>
      </w:hyperlink>
    </w:p>
    <w:p w14:paraId="13070F71"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17" w:history="1">
        <w:r w:rsidR="0037574A" w:rsidRPr="009515E1">
          <w:rPr>
            <w:rStyle w:val="af3"/>
            <w:rFonts w:ascii="黑体" w:eastAsia="黑体" w:hAnsi="黑体"/>
            <w:b/>
            <w:noProof/>
          </w:rPr>
          <w:t>图 14 数据表关系图</w:t>
        </w:r>
        <w:r w:rsidR="0037574A">
          <w:rPr>
            <w:noProof/>
            <w:webHidden/>
          </w:rPr>
          <w:tab/>
        </w:r>
        <w:r w:rsidR="0037574A">
          <w:rPr>
            <w:noProof/>
            <w:webHidden/>
          </w:rPr>
          <w:fldChar w:fldCharType="begin"/>
        </w:r>
        <w:r w:rsidR="0037574A">
          <w:rPr>
            <w:noProof/>
            <w:webHidden/>
          </w:rPr>
          <w:instrText xml:space="preserve"> PAGEREF _Toc491896617 \h </w:instrText>
        </w:r>
        <w:r w:rsidR="0037574A">
          <w:rPr>
            <w:noProof/>
            <w:webHidden/>
          </w:rPr>
        </w:r>
        <w:r w:rsidR="0037574A">
          <w:rPr>
            <w:noProof/>
            <w:webHidden/>
          </w:rPr>
          <w:fldChar w:fldCharType="separate"/>
        </w:r>
        <w:r w:rsidR="0037574A">
          <w:rPr>
            <w:noProof/>
            <w:webHidden/>
          </w:rPr>
          <w:t>31</w:t>
        </w:r>
        <w:r w:rsidR="0037574A">
          <w:rPr>
            <w:noProof/>
            <w:webHidden/>
          </w:rPr>
          <w:fldChar w:fldCharType="end"/>
        </w:r>
      </w:hyperlink>
    </w:p>
    <w:p w14:paraId="10E8124F"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18" w:history="1">
        <w:r w:rsidR="0037574A" w:rsidRPr="009515E1">
          <w:rPr>
            <w:rStyle w:val="af3"/>
            <w:rFonts w:ascii="黑体" w:eastAsia="黑体" w:hAnsi="黑体"/>
            <w:noProof/>
          </w:rPr>
          <w:t>图 15 Postgresql体系结构和进程视图</w:t>
        </w:r>
        <w:r w:rsidR="0037574A">
          <w:rPr>
            <w:noProof/>
            <w:webHidden/>
          </w:rPr>
          <w:tab/>
        </w:r>
        <w:r w:rsidR="0037574A">
          <w:rPr>
            <w:noProof/>
            <w:webHidden/>
          </w:rPr>
          <w:fldChar w:fldCharType="begin"/>
        </w:r>
        <w:r w:rsidR="0037574A">
          <w:rPr>
            <w:noProof/>
            <w:webHidden/>
          </w:rPr>
          <w:instrText xml:space="preserve"> PAGEREF _Toc491896618 \h </w:instrText>
        </w:r>
        <w:r w:rsidR="0037574A">
          <w:rPr>
            <w:noProof/>
            <w:webHidden/>
          </w:rPr>
        </w:r>
        <w:r w:rsidR="0037574A">
          <w:rPr>
            <w:noProof/>
            <w:webHidden/>
          </w:rPr>
          <w:fldChar w:fldCharType="separate"/>
        </w:r>
        <w:r w:rsidR="0037574A">
          <w:rPr>
            <w:noProof/>
            <w:webHidden/>
          </w:rPr>
          <w:t>32</w:t>
        </w:r>
        <w:r w:rsidR="0037574A">
          <w:rPr>
            <w:noProof/>
            <w:webHidden/>
          </w:rPr>
          <w:fldChar w:fldCharType="end"/>
        </w:r>
      </w:hyperlink>
    </w:p>
    <w:p w14:paraId="32131347"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19" w:history="1">
        <w:r w:rsidR="0037574A" w:rsidRPr="009515E1">
          <w:rPr>
            <w:rStyle w:val="af3"/>
            <w:rFonts w:ascii="黑体" w:eastAsia="黑体" w:hAnsi="黑体"/>
            <w:noProof/>
          </w:rPr>
          <w:t>图 16 在线设计实现效果图</w:t>
        </w:r>
        <w:r w:rsidR="0037574A">
          <w:rPr>
            <w:noProof/>
            <w:webHidden/>
          </w:rPr>
          <w:tab/>
        </w:r>
        <w:r w:rsidR="0037574A">
          <w:rPr>
            <w:noProof/>
            <w:webHidden/>
          </w:rPr>
          <w:fldChar w:fldCharType="begin"/>
        </w:r>
        <w:r w:rsidR="0037574A">
          <w:rPr>
            <w:noProof/>
            <w:webHidden/>
          </w:rPr>
          <w:instrText xml:space="preserve"> PAGEREF _Toc491896619 \h </w:instrText>
        </w:r>
        <w:r w:rsidR="0037574A">
          <w:rPr>
            <w:noProof/>
            <w:webHidden/>
          </w:rPr>
        </w:r>
        <w:r w:rsidR="0037574A">
          <w:rPr>
            <w:noProof/>
            <w:webHidden/>
          </w:rPr>
          <w:fldChar w:fldCharType="separate"/>
        </w:r>
        <w:r w:rsidR="0037574A">
          <w:rPr>
            <w:noProof/>
            <w:webHidden/>
          </w:rPr>
          <w:t>33</w:t>
        </w:r>
        <w:r w:rsidR="0037574A">
          <w:rPr>
            <w:noProof/>
            <w:webHidden/>
          </w:rPr>
          <w:fldChar w:fldCharType="end"/>
        </w:r>
      </w:hyperlink>
    </w:p>
    <w:p w14:paraId="22F35B41" w14:textId="77777777" w:rsidR="0037574A" w:rsidRDefault="00035DFF" w:rsidP="00035DFF">
      <w:pPr>
        <w:spacing w:beforeLines="50" w:before="163" w:afterLines="50" w:after="163"/>
        <w:ind w:firstLine="480"/>
        <w:jc w:val="center"/>
        <w:rPr>
          <w:noProof/>
        </w:rPr>
      </w:pPr>
      <w:r w:rsidRPr="00FD3FCF">
        <w:rPr>
          <w:rFonts w:ascii="宋体" w:hAnsi="宋体"/>
          <w:b/>
        </w:rPr>
        <w:fldChar w:fldCharType="end"/>
      </w:r>
      <w:r w:rsidR="000008D9" w:rsidRPr="00FD3FCF">
        <w:rPr>
          <w:rFonts w:ascii="黑体" w:eastAsia="黑体" w:hAnsi="黑体"/>
          <w:b/>
        </w:rPr>
        <w:br w:type="page"/>
      </w:r>
      <w:r w:rsidR="000008D9">
        <w:rPr>
          <w:rFonts w:eastAsia="黑体" w:hint="eastAsia"/>
          <w:b/>
          <w:color w:val="000000"/>
          <w:sz w:val="36"/>
          <w:szCs w:val="36"/>
        </w:rPr>
        <w:lastRenderedPageBreak/>
        <w:t>表</w:t>
      </w:r>
      <w:r w:rsidR="000008D9">
        <w:rPr>
          <w:rFonts w:eastAsia="黑体"/>
          <w:b/>
          <w:color w:val="000000"/>
          <w:sz w:val="36"/>
          <w:szCs w:val="36"/>
        </w:rPr>
        <w:t xml:space="preserve"> </w:t>
      </w:r>
      <w:r w:rsidR="000008D9">
        <w:rPr>
          <w:rFonts w:eastAsia="黑体" w:hint="eastAsia"/>
          <w:b/>
          <w:color w:val="000000"/>
          <w:sz w:val="36"/>
          <w:szCs w:val="36"/>
        </w:rPr>
        <w:t>目</w:t>
      </w:r>
      <w:r w:rsidR="000008D9">
        <w:rPr>
          <w:rFonts w:eastAsia="黑体"/>
          <w:b/>
          <w:color w:val="000000"/>
          <w:sz w:val="36"/>
          <w:szCs w:val="36"/>
        </w:rPr>
        <w:t xml:space="preserve"> </w:t>
      </w:r>
      <w:r w:rsidR="000008D9">
        <w:rPr>
          <w:rFonts w:eastAsia="黑体" w:hint="eastAsia"/>
          <w:b/>
          <w:color w:val="000000"/>
          <w:sz w:val="36"/>
          <w:szCs w:val="36"/>
        </w:rPr>
        <w:t>录</w:t>
      </w:r>
      <w:r>
        <w:fldChar w:fldCharType="begin"/>
      </w:r>
      <w:r>
        <w:instrText xml:space="preserve"> TOC \h \z \c "</w:instrText>
      </w:r>
      <w:r>
        <w:instrText>表</w:instrText>
      </w:r>
      <w:r>
        <w:instrText xml:space="preserve">" </w:instrText>
      </w:r>
      <w:r>
        <w:fldChar w:fldCharType="separate"/>
      </w:r>
    </w:p>
    <w:p w14:paraId="6D008EEC"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21" w:history="1">
        <w:r w:rsidR="0037574A" w:rsidRPr="00D2339B">
          <w:rPr>
            <w:rStyle w:val="af3"/>
            <w:rFonts w:ascii="黑体" w:hAnsi="黑体"/>
            <w:b/>
            <w:noProof/>
          </w:rPr>
          <w:t>表</w:t>
        </w:r>
        <w:r w:rsidR="0037574A" w:rsidRPr="00D2339B">
          <w:rPr>
            <w:rStyle w:val="af3"/>
            <w:rFonts w:ascii="黑体" w:hAnsi="黑体"/>
            <w:b/>
            <w:noProof/>
          </w:rPr>
          <w:t xml:space="preserve"> 1 </w:t>
        </w:r>
        <w:r w:rsidR="0037574A" w:rsidRPr="00D2339B">
          <w:rPr>
            <w:rStyle w:val="af3"/>
            <w:rFonts w:ascii="黑体" w:hAnsi="黑体"/>
            <w:b/>
            <w:noProof/>
          </w:rPr>
          <w:t>缓存机制对比表</w:t>
        </w:r>
        <w:r w:rsidR="0037574A">
          <w:rPr>
            <w:noProof/>
            <w:webHidden/>
          </w:rPr>
          <w:tab/>
        </w:r>
        <w:r w:rsidR="0037574A">
          <w:rPr>
            <w:noProof/>
            <w:webHidden/>
          </w:rPr>
          <w:fldChar w:fldCharType="begin"/>
        </w:r>
        <w:r w:rsidR="0037574A">
          <w:rPr>
            <w:noProof/>
            <w:webHidden/>
          </w:rPr>
          <w:instrText xml:space="preserve"> PAGEREF _Toc491896621 \h </w:instrText>
        </w:r>
        <w:r w:rsidR="0037574A">
          <w:rPr>
            <w:noProof/>
            <w:webHidden/>
          </w:rPr>
        </w:r>
        <w:r w:rsidR="0037574A">
          <w:rPr>
            <w:noProof/>
            <w:webHidden/>
          </w:rPr>
          <w:fldChar w:fldCharType="separate"/>
        </w:r>
        <w:r w:rsidR="0037574A">
          <w:rPr>
            <w:noProof/>
            <w:webHidden/>
          </w:rPr>
          <w:t>13</w:t>
        </w:r>
        <w:r w:rsidR="0037574A">
          <w:rPr>
            <w:noProof/>
            <w:webHidden/>
          </w:rPr>
          <w:fldChar w:fldCharType="end"/>
        </w:r>
      </w:hyperlink>
    </w:p>
    <w:p w14:paraId="4977F5EC"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22" w:history="1">
        <w:r w:rsidR="0037574A" w:rsidRPr="00D2339B">
          <w:rPr>
            <w:rStyle w:val="af3"/>
            <w:rFonts w:ascii="黑体" w:hAnsi="黑体"/>
            <w:b/>
            <w:noProof/>
          </w:rPr>
          <w:t>表</w:t>
        </w:r>
        <w:r w:rsidR="0037574A" w:rsidRPr="00D2339B">
          <w:rPr>
            <w:rStyle w:val="af3"/>
            <w:rFonts w:ascii="黑体" w:hAnsi="黑体"/>
            <w:b/>
            <w:noProof/>
          </w:rPr>
          <w:t>2</w:t>
        </w:r>
        <w:r w:rsidR="0037574A" w:rsidRPr="00D2339B">
          <w:rPr>
            <w:rStyle w:val="af3"/>
            <w:rFonts w:ascii="黑体" w:hAnsi="黑体"/>
            <w:b/>
            <w:noProof/>
          </w:rPr>
          <w:t>移动应用开发模式对比表</w:t>
        </w:r>
        <w:r w:rsidR="0037574A">
          <w:rPr>
            <w:noProof/>
            <w:webHidden/>
          </w:rPr>
          <w:tab/>
        </w:r>
        <w:r w:rsidR="0037574A">
          <w:rPr>
            <w:noProof/>
            <w:webHidden/>
          </w:rPr>
          <w:fldChar w:fldCharType="begin"/>
        </w:r>
        <w:r w:rsidR="0037574A">
          <w:rPr>
            <w:noProof/>
            <w:webHidden/>
          </w:rPr>
          <w:instrText xml:space="preserve"> PAGEREF _Toc491896622 \h </w:instrText>
        </w:r>
        <w:r w:rsidR="0037574A">
          <w:rPr>
            <w:noProof/>
            <w:webHidden/>
          </w:rPr>
        </w:r>
        <w:r w:rsidR="0037574A">
          <w:rPr>
            <w:noProof/>
            <w:webHidden/>
          </w:rPr>
          <w:fldChar w:fldCharType="separate"/>
        </w:r>
        <w:r w:rsidR="0037574A">
          <w:rPr>
            <w:noProof/>
            <w:webHidden/>
          </w:rPr>
          <w:t>16</w:t>
        </w:r>
        <w:r w:rsidR="0037574A">
          <w:rPr>
            <w:noProof/>
            <w:webHidden/>
          </w:rPr>
          <w:fldChar w:fldCharType="end"/>
        </w:r>
      </w:hyperlink>
    </w:p>
    <w:p w14:paraId="1A223C79"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23" w:history="1">
        <w:r w:rsidR="0037574A" w:rsidRPr="00D2339B">
          <w:rPr>
            <w:rStyle w:val="af3"/>
            <w:rFonts w:ascii="黑体" w:hAnsi="黑体"/>
            <w:b/>
            <w:noProof/>
          </w:rPr>
          <w:t>表</w:t>
        </w:r>
        <w:r w:rsidR="0037574A" w:rsidRPr="00D2339B">
          <w:rPr>
            <w:rStyle w:val="af3"/>
            <w:rFonts w:ascii="黑体" w:hAnsi="黑体"/>
            <w:b/>
            <w:noProof/>
          </w:rPr>
          <w:t>3</w:t>
        </w:r>
        <w:r w:rsidR="0037574A" w:rsidRPr="00D2339B">
          <w:rPr>
            <w:rStyle w:val="af3"/>
            <w:rFonts w:ascii="黑体" w:hAnsi="黑体"/>
            <w:b/>
            <w:noProof/>
          </w:rPr>
          <w:t>正则匹配关系表</w:t>
        </w:r>
        <w:r w:rsidR="0037574A">
          <w:rPr>
            <w:noProof/>
            <w:webHidden/>
          </w:rPr>
          <w:tab/>
        </w:r>
        <w:r w:rsidR="0037574A">
          <w:rPr>
            <w:noProof/>
            <w:webHidden/>
          </w:rPr>
          <w:fldChar w:fldCharType="begin"/>
        </w:r>
        <w:r w:rsidR="0037574A">
          <w:rPr>
            <w:noProof/>
            <w:webHidden/>
          </w:rPr>
          <w:instrText xml:space="preserve"> PAGEREF _Toc491896623 \h </w:instrText>
        </w:r>
        <w:r w:rsidR="0037574A">
          <w:rPr>
            <w:noProof/>
            <w:webHidden/>
          </w:rPr>
        </w:r>
        <w:r w:rsidR="0037574A">
          <w:rPr>
            <w:noProof/>
            <w:webHidden/>
          </w:rPr>
          <w:fldChar w:fldCharType="separate"/>
        </w:r>
        <w:r w:rsidR="0037574A">
          <w:rPr>
            <w:noProof/>
            <w:webHidden/>
          </w:rPr>
          <w:t>20</w:t>
        </w:r>
        <w:r w:rsidR="0037574A">
          <w:rPr>
            <w:noProof/>
            <w:webHidden/>
          </w:rPr>
          <w:fldChar w:fldCharType="end"/>
        </w:r>
      </w:hyperlink>
    </w:p>
    <w:p w14:paraId="2E76AA5A"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24" w:history="1">
        <w:r w:rsidR="0037574A" w:rsidRPr="00D2339B">
          <w:rPr>
            <w:rStyle w:val="af3"/>
            <w:rFonts w:ascii="黑体" w:hAnsi="黑体"/>
            <w:b/>
            <w:noProof/>
          </w:rPr>
          <w:t>表</w:t>
        </w:r>
        <w:r w:rsidR="0037574A" w:rsidRPr="00D2339B">
          <w:rPr>
            <w:rStyle w:val="af3"/>
            <w:rFonts w:ascii="黑体" w:hAnsi="黑体"/>
            <w:b/>
            <w:noProof/>
          </w:rPr>
          <w:t xml:space="preserve"> 4 </w:t>
        </w:r>
        <w:r w:rsidR="0037574A" w:rsidRPr="00D2339B">
          <w:rPr>
            <w:rStyle w:val="af3"/>
            <w:rFonts w:ascii="黑体" w:hAnsi="黑体"/>
            <w:b/>
            <w:noProof/>
          </w:rPr>
          <w:t>读者的需求</w:t>
        </w:r>
        <w:r w:rsidR="0037574A">
          <w:rPr>
            <w:noProof/>
            <w:webHidden/>
          </w:rPr>
          <w:tab/>
        </w:r>
        <w:r w:rsidR="0037574A">
          <w:rPr>
            <w:noProof/>
            <w:webHidden/>
          </w:rPr>
          <w:fldChar w:fldCharType="begin"/>
        </w:r>
        <w:r w:rsidR="0037574A">
          <w:rPr>
            <w:noProof/>
            <w:webHidden/>
          </w:rPr>
          <w:instrText xml:space="preserve"> PAGEREF _Toc491896624 \h </w:instrText>
        </w:r>
        <w:r w:rsidR="0037574A">
          <w:rPr>
            <w:noProof/>
            <w:webHidden/>
          </w:rPr>
        </w:r>
        <w:r w:rsidR="0037574A">
          <w:rPr>
            <w:noProof/>
            <w:webHidden/>
          </w:rPr>
          <w:fldChar w:fldCharType="separate"/>
        </w:r>
        <w:r w:rsidR="0037574A">
          <w:rPr>
            <w:noProof/>
            <w:webHidden/>
          </w:rPr>
          <w:t>35</w:t>
        </w:r>
        <w:r w:rsidR="0037574A">
          <w:rPr>
            <w:noProof/>
            <w:webHidden/>
          </w:rPr>
          <w:fldChar w:fldCharType="end"/>
        </w:r>
      </w:hyperlink>
    </w:p>
    <w:p w14:paraId="1972019C"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25" w:history="1">
        <w:r w:rsidR="0037574A" w:rsidRPr="00D2339B">
          <w:rPr>
            <w:rStyle w:val="af3"/>
            <w:rFonts w:ascii="黑体" w:hAnsi="黑体"/>
            <w:b/>
            <w:noProof/>
          </w:rPr>
          <w:t>表</w:t>
        </w:r>
        <w:r w:rsidR="0037574A" w:rsidRPr="00D2339B">
          <w:rPr>
            <w:rStyle w:val="af3"/>
            <w:rFonts w:ascii="黑体" w:hAnsi="黑体"/>
            <w:b/>
            <w:noProof/>
          </w:rPr>
          <w:t xml:space="preserve"> 5 </w:t>
        </w:r>
        <w:r w:rsidR="0037574A" w:rsidRPr="00D2339B">
          <w:rPr>
            <w:rStyle w:val="af3"/>
            <w:rFonts w:ascii="黑体" w:hAnsi="黑体"/>
            <w:b/>
            <w:noProof/>
          </w:rPr>
          <w:t>出版商和作者的需求</w:t>
        </w:r>
        <w:r w:rsidR="0037574A">
          <w:rPr>
            <w:noProof/>
            <w:webHidden/>
          </w:rPr>
          <w:tab/>
        </w:r>
        <w:r w:rsidR="0037574A">
          <w:rPr>
            <w:noProof/>
            <w:webHidden/>
          </w:rPr>
          <w:fldChar w:fldCharType="begin"/>
        </w:r>
        <w:r w:rsidR="0037574A">
          <w:rPr>
            <w:noProof/>
            <w:webHidden/>
          </w:rPr>
          <w:instrText xml:space="preserve"> PAGEREF _Toc491896625 \h </w:instrText>
        </w:r>
        <w:r w:rsidR="0037574A">
          <w:rPr>
            <w:noProof/>
            <w:webHidden/>
          </w:rPr>
        </w:r>
        <w:r w:rsidR="0037574A">
          <w:rPr>
            <w:noProof/>
            <w:webHidden/>
          </w:rPr>
          <w:fldChar w:fldCharType="separate"/>
        </w:r>
        <w:r w:rsidR="0037574A">
          <w:rPr>
            <w:noProof/>
            <w:webHidden/>
          </w:rPr>
          <w:t>35</w:t>
        </w:r>
        <w:r w:rsidR="0037574A">
          <w:rPr>
            <w:noProof/>
            <w:webHidden/>
          </w:rPr>
          <w:fldChar w:fldCharType="end"/>
        </w:r>
      </w:hyperlink>
    </w:p>
    <w:p w14:paraId="45B47904"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26" w:history="1">
        <w:r w:rsidR="0037574A" w:rsidRPr="00D2339B">
          <w:rPr>
            <w:rStyle w:val="af3"/>
            <w:rFonts w:ascii="黑体" w:hAnsi="黑体"/>
            <w:b/>
            <w:noProof/>
          </w:rPr>
          <w:t>表</w:t>
        </w:r>
        <w:r w:rsidR="0037574A" w:rsidRPr="00D2339B">
          <w:rPr>
            <w:rStyle w:val="af3"/>
            <w:rFonts w:ascii="黑体" w:hAnsi="黑体"/>
            <w:b/>
            <w:noProof/>
          </w:rPr>
          <w:t xml:space="preserve"> 6 </w:t>
        </w:r>
        <w:r w:rsidR="0037574A" w:rsidRPr="00D2339B">
          <w:rPr>
            <w:rStyle w:val="af3"/>
            <w:rFonts w:ascii="黑体" w:hAnsi="黑体"/>
            <w:b/>
            <w:noProof/>
          </w:rPr>
          <w:t>打包的</w:t>
        </w:r>
        <w:r w:rsidR="0037574A" w:rsidRPr="00D2339B">
          <w:rPr>
            <w:rStyle w:val="af3"/>
            <w:rFonts w:ascii="黑体" w:hAnsi="黑体"/>
            <w:b/>
            <w:noProof/>
          </w:rPr>
          <w:t>WEB</w:t>
        </w:r>
        <w:r w:rsidR="0037574A" w:rsidRPr="00D2339B">
          <w:rPr>
            <w:rStyle w:val="af3"/>
            <w:rFonts w:ascii="黑体" w:hAnsi="黑体"/>
            <w:b/>
            <w:noProof/>
          </w:rPr>
          <w:t>出版物</w:t>
        </w:r>
        <w:r w:rsidR="0037574A">
          <w:rPr>
            <w:noProof/>
            <w:webHidden/>
          </w:rPr>
          <w:tab/>
        </w:r>
        <w:r w:rsidR="0037574A">
          <w:rPr>
            <w:noProof/>
            <w:webHidden/>
          </w:rPr>
          <w:fldChar w:fldCharType="begin"/>
        </w:r>
        <w:r w:rsidR="0037574A">
          <w:rPr>
            <w:noProof/>
            <w:webHidden/>
          </w:rPr>
          <w:instrText xml:space="preserve"> PAGEREF _Toc491896626 \h </w:instrText>
        </w:r>
        <w:r w:rsidR="0037574A">
          <w:rPr>
            <w:noProof/>
            <w:webHidden/>
          </w:rPr>
        </w:r>
        <w:r w:rsidR="0037574A">
          <w:rPr>
            <w:noProof/>
            <w:webHidden/>
          </w:rPr>
          <w:fldChar w:fldCharType="separate"/>
        </w:r>
        <w:r w:rsidR="0037574A">
          <w:rPr>
            <w:noProof/>
            <w:webHidden/>
          </w:rPr>
          <w:t>36</w:t>
        </w:r>
        <w:r w:rsidR="0037574A">
          <w:rPr>
            <w:noProof/>
            <w:webHidden/>
          </w:rPr>
          <w:fldChar w:fldCharType="end"/>
        </w:r>
      </w:hyperlink>
    </w:p>
    <w:p w14:paraId="379362E6" w14:textId="77777777" w:rsidR="0037574A" w:rsidRDefault="007376A1">
      <w:pPr>
        <w:pStyle w:val="a9"/>
        <w:tabs>
          <w:tab w:val="right" w:leader="dot" w:pos="9061"/>
        </w:tabs>
        <w:rPr>
          <w:rFonts w:asciiTheme="minorHAnsi" w:eastAsiaTheme="minorEastAsia" w:hAnsiTheme="minorHAnsi" w:cstheme="minorBidi"/>
          <w:noProof/>
          <w:kern w:val="2"/>
        </w:rPr>
      </w:pPr>
      <w:hyperlink w:anchor="_Toc491896627" w:history="1">
        <w:r w:rsidR="0037574A" w:rsidRPr="00D2339B">
          <w:rPr>
            <w:rStyle w:val="af3"/>
            <w:rFonts w:ascii="黑体" w:hAnsi="黑体"/>
            <w:b/>
            <w:noProof/>
          </w:rPr>
          <w:t>表</w:t>
        </w:r>
        <w:r w:rsidR="0037574A" w:rsidRPr="00D2339B">
          <w:rPr>
            <w:rStyle w:val="af3"/>
            <w:rFonts w:ascii="黑体" w:hAnsi="黑体"/>
            <w:b/>
            <w:noProof/>
          </w:rPr>
          <w:t xml:space="preserve"> 7 </w:t>
        </w:r>
        <w:r w:rsidR="0037574A" w:rsidRPr="00D2339B">
          <w:rPr>
            <w:rStyle w:val="af3"/>
            <w:rFonts w:ascii="黑体" w:hAnsi="黑体"/>
            <w:b/>
            <w:noProof/>
          </w:rPr>
          <w:t>书刊阅读部分测试用例</w:t>
        </w:r>
        <w:r w:rsidR="0037574A">
          <w:rPr>
            <w:noProof/>
            <w:webHidden/>
          </w:rPr>
          <w:tab/>
        </w:r>
        <w:r w:rsidR="0037574A">
          <w:rPr>
            <w:noProof/>
            <w:webHidden/>
          </w:rPr>
          <w:fldChar w:fldCharType="begin"/>
        </w:r>
        <w:r w:rsidR="0037574A">
          <w:rPr>
            <w:noProof/>
            <w:webHidden/>
          </w:rPr>
          <w:instrText xml:space="preserve"> PAGEREF _Toc491896627 \h </w:instrText>
        </w:r>
        <w:r w:rsidR="0037574A">
          <w:rPr>
            <w:noProof/>
            <w:webHidden/>
          </w:rPr>
        </w:r>
        <w:r w:rsidR="0037574A">
          <w:rPr>
            <w:noProof/>
            <w:webHidden/>
          </w:rPr>
          <w:fldChar w:fldCharType="separate"/>
        </w:r>
        <w:r w:rsidR="0037574A">
          <w:rPr>
            <w:noProof/>
            <w:webHidden/>
          </w:rPr>
          <w:t>37</w:t>
        </w:r>
        <w:r w:rsidR="0037574A">
          <w:rPr>
            <w:noProof/>
            <w:webHidden/>
          </w:rPr>
          <w:fldChar w:fldCharType="end"/>
        </w:r>
      </w:hyperlink>
    </w:p>
    <w:p w14:paraId="203CBCDE" w14:textId="77777777" w:rsidR="000008D9" w:rsidRDefault="00035DFF">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0"/>
        <w:spacing w:beforeLines="50" w:before="163" w:afterLines="50" w:after="163"/>
        <w:ind w:firstLine="640"/>
        <w:rPr>
          <w:rFonts w:ascii="黑体" w:eastAsia="黑体"/>
        </w:rPr>
      </w:pPr>
      <w:bookmarkStart w:id="16" w:name="_Toc324178419"/>
      <w:bookmarkStart w:id="17" w:name="_Toc324179040"/>
      <w:bookmarkStart w:id="18" w:name="_Toc324432706"/>
      <w:bookmarkStart w:id="19" w:name="_Toc326079851"/>
      <w:r>
        <w:rPr>
          <w:rFonts w:ascii="黑体" w:eastAsia="黑体" w:hint="eastAsia"/>
        </w:rPr>
        <w:lastRenderedPageBreak/>
        <w:t>第一章  绪论</w:t>
      </w:r>
      <w:bookmarkEnd w:id="16"/>
      <w:bookmarkEnd w:id="17"/>
      <w:bookmarkEnd w:id="18"/>
      <w:bookmarkEnd w:id="19"/>
    </w:p>
    <w:p w14:paraId="3807B1B0" w14:textId="2BBD7F70" w:rsidR="000008D9" w:rsidRDefault="000008D9">
      <w:pPr>
        <w:pStyle w:val="2"/>
      </w:pPr>
      <w:bookmarkStart w:id="20" w:name="_Toc324178420"/>
      <w:bookmarkStart w:id="21" w:name="_Toc324179041"/>
      <w:bookmarkStart w:id="22" w:name="_Toc324432707"/>
      <w:bookmarkStart w:id="23" w:name="_Toc326079852"/>
      <w:r>
        <w:rPr>
          <w:rFonts w:hint="eastAsia"/>
        </w:rPr>
        <w:t>1.1</w:t>
      </w:r>
      <w:r w:rsidR="00965DA0">
        <w:rPr>
          <w:rFonts w:hint="eastAsia"/>
        </w:rPr>
        <w:t xml:space="preserve"> </w:t>
      </w:r>
      <w:r>
        <w:rPr>
          <w:rFonts w:hint="eastAsia"/>
        </w:rPr>
        <w:t>论文选题的背景与意义</w:t>
      </w:r>
      <w:bookmarkEnd w:id="20"/>
      <w:bookmarkEnd w:id="21"/>
      <w:bookmarkEnd w:id="22"/>
      <w:bookmarkEnd w:id="23"/>
    </w:p>
    <w:p w14:paraId="05DFE853" w14:textId="2B9E2806" w:rsidR="00551596" w:rsidRPr="00680F5F" w:rsidDel="00551596" w:rsidRDefault="00667476" w:rsidP="00551596">
      <w:pPr>
        <w:pStyle w:val="Aff1"/>
        <w:ind w:firstLine="425"/>
        <w:rPr>
          <w:del w:id="24" w:author="Microsoft Office 用户" w:date="2017-09-12T22:21:00Z"/>
          <w:rFonts w:ascii="宋体" w:eastAsia="宋体" w:hAnsi="宋体" w:cs="宋体"/>
          <w:lang w:val="zh-TW" w:eastAsia="zh-TW"/>
        </w:rPr>
        <w:pPrChange w:id="25" w:author="Microsoft Office 用户" w:date="2017-09-12T22:21:00Z">
          <w:pPr>
            <w:pStyle w:val="Aff1"/>
            <w:ind w:firstLine="480"/>
          </w:pPr>
        </w:pPrChange>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moveToRangeStart w:id="26" w:author="Microsoft Office 用户" w:date="2017-09-12T22:21:00Z" w:name="move493018193"/>
      <w:moveTo w:id="27" w:author="Microsoft Office 用户" w:date="2017-09-12T22:21:00Z">
        <w:del w:id="28" w:author="Microsoft Office 用户" w:date="2017-09-12T22:21:00Z">
          <w:r w:rsidR="00551596" w:rsidDel="00551596">
            <w:rPr>
              <w:rFonts w:ascii="宋体" w:eastAsia="宋体" w:hAnsi="宋体" w:cs="宋体" w:hint="eastAsia"/>
            </w:rPr>
            <w:delText>阅读是人类对</w:delText>
          </w:r>
          <w:r w:rsidR="00551596" w:rsidDel="00551596">
            <w:rPr>
              <w:rFonts w:ascii="宋体" w:eastAsia="宋体" w:hAnsi="宋体" w:cs="宋体"/>
              <w:lang w:val="zh-TW" w:eastAsia="zh-TW"/>
            </w:rPr>
            <w:delText>知识的获取</w:delText>
          </w:r>
          <w:r w:rsidR="00551596" w:rsidDel="00551596">
            <w:rPr>
              <w:rFonts w:ascii="宋体" w:eastAsia="宋体" w:hAnsi="宋体" w:cs="宋体" w:hint="eastAsia"/>
              <w:lang w:val="zh-TW"/>
            </w:rPr>
            <w:delText>的一种</w:delText>
          </w:r>
          <w:r w:rsidR="00551596" w:rsidDel="00551596">
            <w:rPr>
              <w:rFonts w:ascii="宋体" w:eastAsia="宋体" w:hAnsi="宋体" w:cs="宋体"/>
              <w:lang w:val="zh-TW" w:eastAsia="zh-TW"/>
            </w:rPr>
            <w:delText>最重要的途径。</w:delText>
          </w:r>
          <w:r w:rsidR="00551596" w:rsidDel="00551596">
            <w:rPr>
              <w:rFonts w:ascii="宋体" w:eastAsia="宋体" w:hAnsi="宋体" w:cs="宋体" w:hint="eastAsia"/>
              <w:lang w:val="zh-TW"/>
            </w:rPr>
            <w:delText>对于</w:delText>
          </w:r>
          <w:r w:rsidR="00551596" w:rsidDel="00551596">
            <w:rPr>
              <w:rFonts w:ascii="宋体" w:eastAsia="宋体" w:hAnsi="宋体" w:cs="宋体"/>
              <w:lang w:val="zh-TW" w:eastAsia="zh-TW"/>
            </w:rPr>
            <w:delText>各种文字信息与知识而言，它们的呈现首先依赖于某些物质载体，而这些物质载体却随着社会生产力与科学技术的发展在不断地演化。从甲骨、木头、石头、青铜器， 到竹简、绢帛、纸张。进入了二十一世纪以来</w:delText>
          </w:r>
          <w:r w:rsidR="00551596" w:rsidDel="00551596">
            <w:rPr>
              <w:rFonts w:ascii="宋体" w:eastAsia="宋体" w:hAnsi="宋体" w:cs="宋体" w:hint="eastAsia"/>
              <w:lang w:val="zh-TW"/>
            </w:rPr>
            <w:delText>，</w:delText>
          </w:r>
          <w:r w:rsidR="00551596" w:rsidDel="00551596">
            <w:rPr>
              <w:rFonts w:ascii="宋体" w:eastAsia="宋体" w:hAnsi="宋体" w:cs="宋体"/>
              <w:lang w:val="zh-TW" w:eastAsia="zh-TW"/>
            </w:rPr>
            <w:delText>随着现代科学技术的发展，各种电子屏幕成为了一种新的阅读载体。通过各种电子阅读工具，在各种电子屏幕上进行阅读已发展成为一种新的重要的阅读方式，我们称之为电子阅读，也叫数字阅读。</w:delText>
          </w:r>
        </w:del>
      </w:moveTo>
    </w:p>
    <w:moveToRangeEnd w:id="26"/>
    <w:p w14:paraId="11BC74F7" w14:textId="77777777" w:rsidR="00551596" w:rsidRPr="00DB167C" w:rsidRDefault="00551596" w:rsidP="00551596">
      <w:pPr>
        <w:pStyle w:val="Aff1"/>
        <w:ind w:firstLine="425"/>
        <w:rPr>
          <w:rFonts w:ascii="宋体" w:eastAsia="宋体" w:hAnsi="宋体" w:cs="宋体" w:hint="eastAsia"/>
          <w:lang w:val="zh-TW" w:eastAsia="zh-TW"/>
        </w:rPr>
      </w:pPr>
    </w:p>
    <w:p w14:paraId="73193C88" w14:textId="0529E376" w:rsidR="00D7532C" w:rsidRPr="00D7532C" w:rsidRDefault="00667476" w:rsidP="00D7532C">
      <w:pPr>
        <w:pStyle w:val="Aff1"/>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00E21FA8">
        <w:rPr>
          <w:rFonts w:ascii="宋体" w:eastAsia="宋体" w:hAnsi="宋体" w:cs="宋体" w:hint="eastAsia"/>
          <w:lang w:val="zh-TW"/>
        </w:rPr>
        <w:t>自</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Default="00667476" w:rsidP="00667476">
      <w:pPr>
        <w:pStyle w:val="Aff1"/>
        <w:ind w:firstLine="425"/>
        <w:rPr>
          <w:ins w:id="29" w:author="Microsoft Office 用户" w:date="2017-09-12T22:28:00Z"/>
          <w:rFonts w:ascii="宋体" w:eastAsia="宋体" w:hAnsi="宋体" w:cs="宋体" w:hint="eastAsia"/>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60A7F417" w14:textId="264C1283" w:rsidR="00551596" w:rsidRDefault="00551596" w:rsidP="00667476">
      <w:pPr>
        <w:pStyle w:val="Aff1"/>
        <w:ind w:firstLine="425"/>
        <w:rPr>
          <w:ins w:id="30" w:author="Microsoft Office 用户" w:date="2017-09-12T22:28:00Z"/>
          <w:rFonts w:hint="eastAsia"/>
        </w:rPr>
      </w:pPr>
      <w:moveToRangeStart w:id="31" w:author="Microsoft Office 用户" w:date="2017-09-12T22:28:00Z" w:name="move493018634"/>
      <w:moveTo w:id="32" w:author="Microsoft Office 用户" w:date="2017-09-12T22:28:00Z">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w:t>
        </w:r>
        <w:r>
          <w:rPr>
            <w:rFonts w:hint="eastAsia"/>
          </w:rPr>
          <w:lastRenderedPageBreak/>
          <w:t>主导，传统出版社向数字出版转型之路仍然步履蹒跚</w:t>
        </w:r>
        <w:r w:rsidRPr="00D333FE">
          <w:rPr>
            <w:rFonts w:hint="eastAsia"/>
            <w:vertAlign w:val="superscript"/>
          </w:rPr>
          <w:t>[</w:t>
        </w:r>
        <w:r w:rsidRPr="00D333FE">
          <w:rPr>
            <w:vertAlign w:val="superscript"/>
          </w:rPr>
          <w:t>2]</w:t>
        </w:r>
        <w:r>
          <w:rPr>
            <w:rFonts w:hint="eastAsia"/>
          </w:rPr>
          <w:t>。</w:t>
        </w:r>
      </w:moveTo>
      <w:moveToRangeEnd w:id="31"/>
    </w:p>
    <w:p w14:paraId="196D2F00" w14:textId="347F6D78" w:rsidR="00551596" w:rsidRDefault="00551596" w:rsidP="00551596">
      <w:pPr>
        <w:pStyle w:val="a0"/>
      </w:pPr>
      <w:ins w:id="33" w:author="Microsoft Office 用户" w:date="2017-09-12T22:29:00Z">
        <w:r>
          <w:rPr>
            <w:rFonts w:hint="eastAsia"/>
          </w:rPr>
          <w:t>一方面，</w:t>
        </w:r>
      </w:ins>
      <w:moveToRangeStart w:id="34" w:author="Microsoft Office 用户" w:date="2017-09-12T22:28:00Z" w:name="move493018585"/>
      <w:moveTo w:id="35" w:author="Microsoft Office 用户" w:date="2017-09-12T22:28:00Z">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moveTo>
    </w:p>
    <w:moveToRangeEnd w:id="34"/>
    <w:p w14:paraId="71213D87" w14:textId="187FE393" w:rsidR="00551596" w:rsidRPr="00DB167C" w:rsidDel="00551596" w:rsidRDefault="00551596" w:rsidP="00667476">
      <w:pPr>
        <w:pStyle w:val="Aff1"/>
        <w:ind w:firstLine="425"/>
        <w:rPr>
          <w:del w:id="36" w:author="Microsoft Office 用户" w:date="2017-09-12T22:29:00Z"/>
          <w:rFonts w:ascii="宋体" w:eastAsia="宋体" w:hAnsi="宋体" w:cs="宋体" w:hint="eastAsia"/>
          <w:lang w:val="zh-TW"/>
        </w:rPr>
      </w:pPr>
      <w:ins w:id="37" w:author="Microsoft Office 用户" w:date="2017-09-12T22:29:00Z">
        <w:r>
          <w:rPr>
            <w:rFonts w:hAnsi="宋体" w:cs="宋体" w:hint="eastAsia"/>
            <w:lang w:val="zh-TW" w:eastAsia="zh-TW"/>
          </w:rPr>
          <w:tab/>
        </w:r>
        <w:r>
          <w:rPr>
            <w:rFonts w:hAnsi="宋体" w:cs="宋体" w:hint="eastAsia"/>
            <w:lang w:val="zh-TW"/>
          </w:rPr>
          <w:t>另一方面</w:t>
        </w:r>
      </w:ins>
    </w:p>
    <w:p w14:paraId="074B7A6A" w14:textId="179770E8" w:rsidR="00667476" w:rsidRPr="00DB167C" w:rsidDel="00F23937" w:rsidRDefault="00667476" w:rsidP="00551596">
      <w:pPr>
        <w:pStyle w:val="a0"/>
        <w:ind w:firstLine="0"/>
        <w:rPr>
          <w:del w:id="38" w:author="Microsoft Office 用户" w:date="2017-09-12T22:29:00Z"/>
          <w:rFonts w:hAnsi="宋体" w:cs="宋体"/>
          <w:color w:val="000000"/>
          <w:kern w:val="2"/>
          <w:u w:color="000000"/>
          <w:bdr w:val="nil"/>
          <w:lang w:val="zh-TW" w:eastAsia="zh-TW"/>
        </w:rPr>
        <w:pPrChange w:id="39" w:author="Microsoft Office 用户" w:date="2017-09-12T22:29:00Z">
          <w:pPr>
            <w:pStyle w:val="a0"/>
            <w:ind w:firstLine="480"/>
          </w:pPr>
        </w:pPrChange>
      </w:pPr>
      <w:del w:id="40" w:author="Microsoft Office 用户" w:date="2017-09-12T22:29:00Z">
        <w:r w:rsidRPr="00DB167C" w:rsidDel="00551596">
          <w:rPr>
            <w:rFonts w:hAnsi="宋体" w:cs="宋体"/>
            <w:color w:val="000000"/>
            <w:kern w:val="2"/>
            <w:u w:color="000000"/>
            <w:bdr w:val="nil"/>
            <w:lang w:val="zh-TW" w:eastAsia="zh-TW"/>
          </w:rPr>
          <w:delText>随着互联网技术的发展</w:delText>
        </w:r>
      </w:del>
      <w:r w:rsidRPr="00DB167C">
        <w:rPr>
          <w:rFonts w:hAnsi="宋体" w:cs="宋体"/>
          <w:color w:val="000000"/>
          <w:kern w:val="2"/>
          <w:u w:color="000000"/>
          <w:bdr w:val="nil"/>
          <w:lang w:val="zh-TW" w:eastAsia="zh-TW"/>
        </w:rPr>
        <w:t>，新一代互联网革命的到来。最新一代HTML标准版本应用，HTML5的普及，使网页的表现性能大为提升，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2A7C83">
        <w:rPr>
          <w:rFonts w:hAnsi="宋体" w:cs="宋体" w:hint="eastAsia"/>
          <w:color w:val="000000"/>
          <w:kern w:val="2"/>
          <w:u w:color="000000"/>
          <w:bdr w:val="nil"/>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w:t>
      </w:r>
      <w:r w:rsidR="002A7C83">
        <w:rPr>
          <w:rFonts w:eastAsia="PMingLiU" w:hAnsi="宋体" w:cs="宋体"/>
          <w:color w:val="000000"/>
          <w:kern w:val="2"/>
          <w:u w:color="000000"/>
          <w:bdr w:val="nil"/>
          <w:lang w:val="zh-TW" w:eastAsia="zh-TW"/>
        </w:rPr>
        <w:t>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058779AC" w14:textId="77777777" w:rsidR="00551596" w:rsidRDefault="00551596" w:rsidP="00F23937">
      <w:pPr>
        <w:pStyle w:val="a0"/>
        <w:ind w:firstLine="0"/>
        <w:rPr>
          <w:ins w:id="41" w:author="Microsoft Office 用户" w:date="2017-09-12T22:27:00Z"/>
          <w:rFonts w:hAnsi="宋体" w:cs="宋体" w:hint="eastAsia"/>
          <w:lang w:val="zh-TW" w:eastAsia="zh-TW"/>
        </w:rPr>
        <w:pPrChange w:id="42" w:author="Microsoft Office 用户" w:date="2017-09-12T22:29:00Z">
          <w:pPr>
            <w:pStyle w:val="a0"/>
            <w:ind w:firstLine="480"/>
          </w:pPr>
        </w:pPrChange>
      </w:pPr>
    </w:p>
    <w:p w14:paraId="29D6F970" w14:textId="1C90B151" w:rsidR="00667476" w:rsidRPr="00E21FA8" w:rsidRDefault="00667476" w:rsidP="00E21FA8">
      <w:pPr>
        <w:pStyle w:val="a0"/>
        <w:ind w:firstLine="480"/>
        <w:rPr>
          <w:rFonts w:eastAsia="PMingLiU"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2A7C83">
        <w:rPr>
          <w:lang w:eastAsia="zh-TW"/>
        </w:rPr>
        <w:t>WEB</w:t>
      </w:r>
      <w:r w:rsidR="00B15355">
        <w:rPr>
          <w:rFonts w:hint="eastAsia"/>
          <w:lang w:eastAsia="zh-TW"/>
        </w:rPr>
        <w:t>应用对网络的依赖</w:t>
      </w:r>
      <w:r w:rsidR="00B15355">
        <w:rPr>
          <w:rFonts w:hAnsi="宋体" w:cs="宋体" w:hint="eastAsia"/>
          <w:lang w:val="zh-TW" w:eastAsia="zh-TW"/>
        </w:rPr>
        <w:t>。</w:t>
      </w:r>
    </w:p>
    <w:p w14:paraId="372C1521" w14:textId="6D62C2E3" w:rsidR="000008D9" w:rsidDel="00F23937" w:rsidRDefault="00522230" w:rsidP="00522230">
      <w:pPr>
        <w:pStyle w:val="2"/>
        <w:rPr>
          <w:del w:id="43" w:author="Microsoft Office 用户" w:date="2017-09-12T22:31:00Z"/>
        </w:rPr>
      </w:pPr>
      <w:bookmarkStart w:id="44" w:name="_Toc324178421"/>
      <w:bookmarkStart w:id="45" w:name="_Toc324179042"/>
      <w:bookmarkStart w:id="46" w:name="_Toc324432708"/>
      <w:bookmarkStart w:id="47" w:name="_Toc326079853"/>
      <w:del w:id="48" w:author="Microsoft Office 用户" w:date="2017-09-12T22:31:00Z">
        <w:r w:rsidDel="00F23937">
          <w:rPr>
            <w:rFonts w:hint="eastAsia"/>
          </w:rPr>
          <w:delText>1.2</w:delText>
        </w:r>
        <w:r w:rsidR="00965DA0" w:rsidDel="00F23937">
          <w:rPr>
            <w:rFonts w:hint="eastAsia"/>
          </w:rPr>
          <w:delText xml:space="preserve"> </w:delText>
        </w:r>
        <w:r w:rsidR="000008D9" w:rsidRPr="00522230" w:rsidDel="00F23937">
          <w:rPr>
            <w:rFonts w:hint="eastAsia"/>
          </w:rPr>
          <w:delText>国内外研究现状及发展动态</w:delText>
        </w:r>
        <w:bookmarkEnd w:id="44"/>
        <w:bookmarkEnd w:id="45"/>
        <w:bookmarkEnd w:id="46"/>
        <w:bookmarkEnd w:id="47"/>
      </w:del>
    </w:p>
    <w:p w14:paraId="54D0AB29" w14:textId="03C47C1E" w:rsidR="00472AF5" w:rsidDel="00F23937" w:rsidRDefault="00472AF5" w:rsidP="00472AF5">
      <w:pPr>
        <w:pStyle w:val="a0"/>
        <w:rPr>
          <w:del w:id="49" w:author="Microsoft Office 用户" w:date="2017-09-12T22:31:00Z"/>
        </w:rPr>
      </w:pPr>
      <w:moveFromRangeStart w:id="50" w:author="Microsoft Office 用户" w:date="2017-09-12T22:28:00Z" w:name="move493018634"/>
      <w:moveFrom w:id="51" w:author="Microsoft Office 用户" w:date="2017-09-12T22:28:00Z">
        <w:del w:id="52" w:author="Microsoft Office 用户" w:date="2017-09-12T22:31:00Z">
          <w:r w:rsidRPr="003551C8" w:rsidDel="00F23937">
            <w:rPr>
              <w:rFonts w:hint="eastAsia"/>
            </w:rPr>
            <w:delText>2015 年是“互联网+”元年，在“互联网+”成为国家战略的背景下，各行各业都在探索如何通过“互联网 +”推动产业转型升级，出版业也不例外。对于当今的出版业来说，互联网已全面渗透到出版产业链的各环节，不再是</w:delText>
          </w:r>
          <w:r w:rsidDel="00F23937">
            <w:rPr>
              <w:rFonts w:hint="eastAsia"/>
            </w:rPr>
            <w:delText>单纯的技术工具，而是变革发展模式和推进全面升级转型的结构性力量</w:delText>
          </w:r>
          <w:r w:rsidRPr="00146AA6" w:rsidDel="00F23937">
            <w:rPr>
              <w:rFonts w:hint="eastAsia"/>
              <w:vertAlign w:val="superscript"/>
            </w:rPr>
            <w:delText>[1]</w:delText>
          </w:r>
          <w:r w:rsidDel="00F23937">
            <w:rPr>
              <w:rFonts w:hint="eastAsia"/>
            </w:rPr>
            <w:delText>。</w:delText>
          </w:r>
          <w:r w:rsidRPr="00D333FE" w:rsidDel="00F23937">
            <w:rPr>
              <w:rFonts w:hint="eastAsia"/>
            </w:rPr>
            <w:delText>数字出版是未来出版业的大势，这已经成为学界和业界的共识，但当前我国数字出版业以技术运营商、渠道商、</w:delText>
          </w:r>
          <w:r w:rsidDel="00F23937">
            <w:rPr>
              <w:rFonts w:hint="eastAsia"/>
            </w:rPr>
            <w:delText>数据库服务商等为主导，传统出版社向数字出版转型之路仍然步履蹒跚</w:delText>
          </w:r>
          <w:r w:rsidRPr="00D333FE" w:rsidDel="00F23937">
            <w:rPr>
              <w:rFonts w:hint="eastAsia"/>
              <w:vertAlign w:val="superscript"/>
            </w:rPr>
            <w:delText>[</w:delText>
          </w:r>
          <w:r w:rsidRPr="00D333FE" w:rsidDel="00F23937">
            <w:rPr>
              <w:vertAlign w:val="superscript"/>
            </w:rPr>
            <w:delText>2]</w:delText>
          </w:r>
          <w:r w:rsidDel="00F23937">
            <w:rPr>
              <w:rFonts w:hint="eastAsia"/>
            </w:rPr>
            <w:delText>。</w:delText>
          </w:r>
        </w:del>
      </w:moveFrom>
      <w:moveFromRangeEnd w:id="50"/>
      <w:del w:id="53" w:author="Microsoft Office 用户" w:date="2017-09-12T22:31:00Z">
        <w:r w:rsidDel="00F23937">
          <w:rPr>
            <w:rFonts w:hint="eastAsia"/>
          </w:rPr>
          <w:delText>原因有很多，受多方面的限制，下面分析一下。</w:delText>
        </w:r>
      </w:del>
    </w:p>
    <w:p w14:paraId="64433782" w14:textId="54FEF480" w:rsidR="00472AF5" w:rsidDel="00F23937" w:rsidRDefault="00472AF5" w:rsidP="00472AF5">
      <w:pPr>
        <w:pStyle w:val="a0"/>
        <w:rPr>
          <w:del w:id="54" w:author="Microsoft Office 用户" w:date="2017-09-12T22:30:00Z"/>
        </w:rPr>
      </w:pPr>
      <w:del w:id="55" w:author="Microsoft Office 用户" w:date="2017-09-12T22:30:00Z">
        <w:r w:rsidDel="00F23937">
          <w:rPr>
            <w:rFonts w:hint="eastAsia"/>
          </w:rPr>
          <w:delTex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w:delText>
        </w:r>
        <w:r w:rsidR="00E21FA8" w:rsidDel="00F23937">
          <w:rPr>
            <w:rFonts w:hint="eastAsia"/>
          </w:rPr>
          <w:delText>，</w:delText>
        </w:r>
        <w:r w:rsidDel="00F23937">
          <w:rPr>
            <w:rFonts w:hint="eastAsia"/>
          </w:rPr>
          <w:delText>国内最大的网上图书电子商务交易平台。</w:delText>
        </w:r>
      </w:del>
    </w:p>
    <w:p w14:paraId="4E60BC73" w14:textId="13B80226" w:rsidR="00594483" w:rsidDel="00F23937" w:rsidRDefault="00594483" w:rsidP="00472AF5">
      <w:pPr>
        <w:pStyle w:val="a0"/>
        <w:rPr>
          <w:del w:id="56" w:author="Microsoft Office 用户" w:date="2017-09-12T22:30:00Z"/>
        </w:rPr>
      </w:pPr>
      <w:moveFromRangeStart w:id="57" w:author="Microsoft Office 用户" w:date="2017-09-12T22:28:00Z" w:name="move493018585"/>
      <w:moveFrom w:id="58" w:author="Microsoft Office 用户" w:date="2017-09-12T22:28:00Z">
        <w:del w:id="59" w:author="Microsoft Office 用户" w:date="2017-09-12T22:30:00Z">
          <w:r w:rsidDel="00F23937">
            <w:rPr>
              <w:rFonts w:hint="eastAsia"/>
            </w:rPr>
            <w:delText>随着网络的普及，传统出版向数字出版的转型，对原有传统产业链形态的冲击，新的产业链形态呈现在我们面前，作者-技术平台-读者。作者直接通过平台将自己的作品思想传播给读者，去掉中间繁琐的环节。</w:delText>
          </w:r>
        </w:del>
      </w:moveFrom>
    </w:p>
    <w:moveFromRangeEnd w:id="57"/>
    <w:p w14:paraId="0A6E83FC" w14:textId="6F47A8E7" w:rsidR="00432496" w:rsidRPr="004F0246" w:rsidDel="00F23937" w:rsidRDefault="00432496" w:rsidP="00432496">
      <w:pPr>
        <w:pStyle w:val="Aff1"/>
        <w:ind w:firstLine="480"/>
        <w:rPr>
          <w:del w:id="60" w:author="Microsoft Office 用户" w:date="2017-09-12T22:30:00Z"/>
          <w:rFonts w:ascii="宋体" w:eastAsia="宋体" w:hAnsi="宋体" w:cs="宋体"/>
          <w:lang w:val="zh-TW" w:eastAsia="zh-TW"/>
        </w:rPr>
      </w:pPr>
      <w:del w:id="61" w:author="Microsoft Office 用户" w:date="2017-09-12T22:30:00Z">
        <w:r w:rsidRPr="004F0246" w:rsidDel="00F23937">
          <w:rPr>
            <w:rFonts w:ascii="宋体" w:eastAsia="宋体" w:hAnsi="宋体" w:cs="宋体"/>
            <w:lang w:val="zh-TW" w:eastAsia="zh-TW"/>
          </w:rPr>
          <w:delText>为了促进行业的发</w:delText>
        </w:r>
        <w:r w:rsidRPr="004F0246" w:rsidDel="00F23937">
          <w:rPr>
            <w:rFonts w:ascii="宋体" w:eastAsia="宋体" w:hAnsi="宋体" w:cs="宋体" w:hint="eastAsia"/>
            <w:lang w:val="zh-TW" w:eastAsia="zh-TW"/>
          </w:rPr>
          <w:delText>展，国际数位出版论坛（</w:delText>
        </w:r>
        <w:r w:rsidRPr="004F0246" w:rsidDel="00F23937">
          <w:rPr>
            <w:rFonts w:ascii="宋体" w:eastAsia="宋体" w:hAnsi="宋体" w:cs="宋体"/>
            <w:lang w:val="zh-TW" w:eastAsia="zh-TW"/>
          </w:rPr>
          <w:delText>IDPF）2007年9月发布EPub正式标准，以取代旧的开放Open eBook电子书标准。</w:delText>
        </w:r>
        <w:r w:rsidRPr="004F0246" w:rsidDel="00F23937">
          <w:rPr>
            <w:rFonts w:ascii="宋体" w:eastAsia="宋体" w:hAnsi="宋体" w:cs="宋体" w:hint="eastAsia"/>
            <w:lang w:val="zh-TW" w:eastAsia="zh-TW"/>
          </w:rPr>
          <w:delText>E</w:delText>
        </w:r>
        <w:r w:rsidRPr="004F0246" w:rsidDel="00F23937">
          <w:rPr>
            <w:rFonts w:ascii="宋体" w:eastAsia="宋体" w:hAnsi="宋体" w:cs="宋体"/>
            <w:lang w:val="zh-TW" w:eastAsia="zh-TW"/>
          </w:rPr>
          <w:delText>Pub（Electronic Publication的缩写，意为：电子出版），是一个自由的开放标准，属于一种可以“自动重新编排”的内容；也就是文字内容可以根据阅读设备的特性，以最适于阅读的方式显示。</w:delText>
        </w:r>
        <w:r w:rsidRPr="004F0246" w:rsidDel="00F23937">
          <w:rPr>
            <w:rFonts w:ascii="宋体" w:eastAsia="宋体" w:hAnsi="宋体" w:cs="宋体" w:hint="eastAsia"/>
            <w:lang w:val="zh-TW" w:eastAsia="zh-TW"/>
          </w:rPr>
          <w:delText>E</w:delText>
        </w:r>
        <w:r w:rsidRPr="004F0246" w:rsidDel="00F23937">
          <w:rPr>
            <w:rFonts w:ascii="宋体" w:eastAsia="宋体" w:hAnsi="宋体" w:cs="宋体"/>
            <w:lang w:val="zh-TW" w:eastAsia="zh-TW"/>
          </w:rPr>
          <w:delText>Pub档案内部使用了XHTML或DTBook （一种由DAISY Consortium提出的XML标准）来展现文字、并以zip压缩格式来包裹档案内容。</w:delText>
        </w:r>
        <w:r w:rsidRPr="004F0246" w:rsidDel="00F23937">
          <w:rPr>
            <w:rFonts w:ascii="宋体" w:eastAsia="宋体" w:hAnsi="宋体" w:cs="宋体" w:hint="eastAsia"/>
            <w:lang w:val="zh-TW" w:eastAsia="zh-TW"/>
          </w:rPr>
          <w:delText>E</w:delText>
        </w:r>
        <w:r w:rsidRPr="004F0246" w:rsidDel="00F23937">
          <w:rPr>
            <w:rFonts w:ascii="宋体" w:eastAsia="宋体" w:hAnsi="宋体" w:cs="宋体"/>
            <w:lang w:val="zh-TW" w:eastAsia="zh-TW"/>
          </w:rPr>
          <w:delText>Pub格式中包含了数位版权管理（DRM）相关功能可供选用。现</w:delText>
        </w:r>
        <w:r w:rsidRPr="004F0246" w:rsidDel="00F23937">
          <w:rPr>
            <w:rFonts w:ascii="宋体" w:eastAsia="宋体" w:hAnsi="宋体" w:cs="宋体" w:hint="eastAsia"/>
            <w:lang w:val="zh-TW" w:eastAsia="zh-TW"/>
          </w:rPr>
          <w:delText>在各平台</w:delText>
        </w:r>
        <w:r w:rsidRPr="004F0246" w:rsidDel="00F23937">
          <w:rPr>
            <w:rFonts w:ascii="宋体" w:eastAsia="宋体" w:hAnsi="宋体" w:cs="宋体"/>
            <w:lang w:val="zh-TW" w:eastAsia="zh-TW"/>
          </w:rPr>
          <w:delText>已有很多软件支持</w:delText>
        </w:r>
        <w:r w:rsidRPr="004F0246" w:rsidDel="00F23937">
          <w:rPr>
            <w:rFonts w:ascii="宋体" w:eastAsia="宋体" w:hAnsi="宋体" w:cs="宋体" w:hint="eastAsia"/>
            <w:lang w:val="zh-TW" w:eastAsia="zh-TW"/>
          </w:rPr>
          <w:delText>阅读E</w:delText>
        </w:r>
        <w:r w:rsidRPr="004F0246" w:rsidDel="00F23937">
          <w:rPr>
            <w:rFonts w:ascii="宋体" w:eastAsia="宋体" w:hAnsi="宋体" w:cs="宋体"/>
            <w:lang w:val="zh-TW" w:eastAsia="zh-TW"/>
          </w:rPr>
          <w:delText>Pub</w:delText>
        </w:r>
        <w:r w:rsidRPr="004F0246" w:rsidDel="00F23937">
          <w:rPr>
            <w:rFonts w:ascii="宋体" w:eastAsia="宋体" w:hAnsi="宋体" w:cs="宋体" w:hint="eastAsia"/>
            <w:lang w:val="zh-TW" w:eastAsia="zh-TW"/>
          </w:rPr>
          <w:delText>格式的文档。</w:delText>
        </w:r>
      </w:del>
    </w:p>
    <w:p w14:paraId="4CC9FFA3" w14:textId="0A9E916F" w:rsidR="00432496" w:rsidRPr="004F0246" w:rsidDel="00F23937" w:rsidRDefault="00432496" w:rsidP="00432496">
      <w:pPr>
        <w:pStyle w:val="a0"/>
        <w:ind w:firstLine="480"/>
        <w:rPr>
          <w:del w:id="62" w:author="Microsoft Office 用户" w:date="2017-09-12T22:30:00Z"/>
          <w:rFonts w:hAnsi="宋体" w:cs="宋体"/>
          <w:color w:val="000000"/>
          <w:kern w:val="2"/>
          <w:u w:color="000000"/>
          <w:bdr w:val="nil"/>
          <w:lang w:val="zh-TW"/>
        </w:rPr>
      </w:pPr>
      <w:del w:id="63" w:author="Microsoft Office 用户" w:date="2017-09-12T22:30:00Z">
        <w:r w:rsidRPr="004F0246" w:rsidDel="00F23937">
          <w:rPr>
            <w:rFonts w:hAnsi="宋体" w:cs="宋体"/>
            <w:color w:val="000000"/>
            <w:kern w:val="2"/>
            <w:u w:color="000000"/>
            <w:bdr w:val="nil"/>
            <w:lang w:val="zh-TW" w:eastAsia="zh-TW"/>
          </w:rPr>
          <w:delTex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delText>
        </w:r>
      </w:del>
    </w:p>
    <w:p w14:paraId="7C60E6AE" w14:textId="63D93CD8" w:rsidR="00432496" w:rsidDel="00F23937" w:rsidRDefault="00432496" w:rsidP="00432496">
      <w:pPr>
        <w:pStyle w:val="a0"/>
        <w:ind w:firstLine="480"/>
        <w:rPr>
          <w:del w:id="64" w:author="Microsoft Office 用户" w:date="2017-09-12T22:30:00Z"/>
          <w:rFonts w:hAnsi="宋体" w:cs="宋体"/>
          <w:color w:val="000000"/>
          <w:kern w:val="2"/>
          <w:u w:color="000000"/>
          <w:bdr w:val="nil"/>
          <w:lang w:val="zh-TW" w:eastAsia="zh-TW"/>
        </w:rPr>
      </w:pPr>
      <w:del w:id="65" w:author="Microsoft Office 用户" w:date="2017-09-12T22:30:00Z">
        <w:r w:rsidRPr="004F0246" w:rsidDel="00F23937">
          <w:rPr>
            <w:rFonts w:hAnsi="宋体" w:cs="宋体"/>
            <w:color w:val="000000"/>
            <w:kern w:val="2"/>
            <w:u w:color="000000"/>
            <w:bdr w:val="nil"/>
            <w:lang w:val="zh-TW" w:eastAsia="zh-TW"/>
          </w:rPr>
          <w:delText>虽然该文档，只是草案，但是这标志着万维网联盟，已经在致力于数字出版物的工作，且带领互联网行业形成统一的标准。</w:delText>
        </w:r>
      </w:del>
    </w:p>
    <w:p w14:paraId="1FA57903" w14:textId="6D012BBB" w:rsidR="000008D9" w:rsidRDefault="000008D9">
      <w:pPr>
        <w:pStyle w:val="2"/>
      </w:pPr>
      <w:bookmarkStart w:id="66" w:name="_Toc324178422"/>
      <w:bookmarkStart w:id="67" w:name="_Toc324179043"/>
      <w:bookmarkStart w:id="68" w:name="_Toc324432709"/>
      <w:bookmarkStart w:id="69" w:name="_Toc326079854"/>
      <w:r>
        <w:rPr>
          <w:rFonts w:hint="eastAsia"/>
        </w:rPr>
        <w:t>1.</w:t>
      </w:r>
      <w:del w:id="70" w:author="Microsoft Office 用户" w:date="2017-09-12T22:31:00Z">
        <w:r w:rsidDel="00F23937">
          <w:rPr>
            <w:rFonts w:hint="eastAsia"/>
          </w:rPr>
          <w:delText>3</w:delText>
        </w:r>
        <w:r w:rsidR="00965DA0" w:rsidDel="00F23937">
          <w:rPr>
            <w:rFonts w:hint="eastAsia"/>
          </w:rPr>
          <w:delText xml:space="preserve"> </w:delText>
        </w:r>
      </w:del>
      <w:ins w:id="71" w:author="Microsoft Office 用户" w:date="2017-09-12T22:31:00Z">
        <w:r w:rsidR="00F23937">
          <w:rPr>
            <w:rFonts w:hint="eastAsia"/>
          </w:rPr>
          <w:t>2</w:t>
        </w:r>
        <w:r w:rsidR="00F23937">
          <w:rPr>
            <w:rFonts w:hint="eastAsia"/>
          </w:rPr>
          <w:t xml:space="preserve"> </w:t>
        </w:r>
      </w:ins>
      <w:r>
        <w:rPr>
          <w:rFonts w:hint="eastAsia"/>
        </w:rPr>
        <w:t>论文的</w:t>
      </w:r>
      <w:r w:rsidR="00655C2B">
        <w:rPr>
          <w:rFonts w:hint="eastAsia"/>
        </w:rPr>
        <w:t>主</w:t>
      </w:r>
      <w:r w:rsidR="00655C2B">
        <w:t>要</w:t>
      </w:r>
      <w:r w:rsidR="00655C2B">
        <w:rPr>
          <w:rFonts w:hint="eastAsia"/>
        </w:rPr>
        <w:t>研究</w:t>
      </w:r>
      <w:r>
        <w:rPr>
          <w:rFonts w:hint="eastAsia"/>
        </w:rPr>
        <w:t>内容</w:t>
      </w:r>
      <w:bookmarkEnd w:id="66"/>
      <w:bookmarkEnd w:id="67"/>
      <w:bookmarkEnd w:id="68"/>
      <w:bookmarkEnd w:id="69"/>
      <w:r w:rsidR="00E21FA8">
        <w:rPr>
          <w:rFonts w:hint="eastAsia"/>
        </w:rPr>
        <w:t>和目标</w:t>
      </w:r>
    </w:p>
    <w:p w14:paraId="6A13206B" w14:textId="340AD1A8" w:rsidR="00655C2B" w:rsidRPr="00666BBA" w:rsidRDefault="00655C2B" w:rsidP="00655C2B">
      <w:pPr>
        <w:pStyle w:val="Aff1"/>
        <w:ind w:firstLine="425"/>
        <w:rPr>
          <w:rFonts w:ascii="宋体" w:eastAsia="宋体" w:hAnsi="宋体"/>
        </w:rPr>
      </w:pPr>
      <w:bookmarkStart w:id="72" w:name="_Toc324178423"/>
      <w:bookmarkStart w:id="73" w:name="_Toc324179044"/>
      <w:bookmarkStart w:id="74" w:name="_Toc324432710"/>
      <w:bookmarkStart w:id="75" w:name="_Toc326079855"/>
      <w:r w:rsidRPr="00666BBA">
        <w:rPr>
          <w:rFonts w:ascii="宋体" w:eastAsia="宋体" w:hAnsi="宋体" w:hint="eastAsia"/>
        </w:rPr>
        <w:t>本论文基于</w:t>
      </w:r>
      <w:r w:rsidRPr="00666BBA">
        <w:rPr>
          <w:rFonts w:ascii="宋体" w:eastAsia="宋体" w:hAnsi="宋体" w:cs="宋体"/>
          <w:lang w:val="zh-TW" w:eastAsia="zh-TW"/>
        </w:rPr>
        <w:t>Service Worker</w:t>
      </w:r>
      <w:r w:rsidRPr="00666BBA">
        <w:rPr>
          <w:rFonts w:ascii="宋体" w:eastAsia="宋体" w:hAnsi="宋体" w:cs="宋体" w:hint="eastAsia"/>
          <w:lang w:val="zh-TW"/>
        </w:rPr>
        <w:t>技术</w:t>
      </w:r>
      <w:r w:rsidRPr="00666BBA">
        <w:rPr>
          <w:rFonts w:ascii="宋体" w:eastAsia="宋体" w:hAnsi="宋体" w:cs="宋体"/>
          <w:lang w:val="zh-TW"/>
        </w:rPr>
        <w:t>，</w:t>
      </w:r>
      <w:r w:rsidRPr="00666BBA">
        <w:rPr>
          <w:rFonts w:ascii="宋体" w:eastAsia="宋体" w:hAnsi="宋体" w:cs="宋体" w:hint="eastAsia"/>
          <w:lang w:val="zh-TW"/>
        </w:rPr>
        <w:t>实现离线应用框架</w:t>
      </w:r>
      <w:r w:rsidRPr="00666BBA">
        <w:rPr>
          <w:rFonts w:ascii="宋体" w:eastAsia="宋体" w:hAnsi="宋体" w:cs="宋体"/>
          <w:lang w:val="zh-TW"/>
        </w:rPr>
        <w:t>，</w:t>
      </w:r>
      <w:r w:rsidRPr="00666BBA">
        <w:rPr>
          <w:rFonts w:ascii="宋体" w:eastAsia="宋体" w:hAnsi="宋体" w:cs="宋体" w:hint="eastAsia"/>
          <w:lang w:val="zh-TW"/>
        </w:rPr>
        <w:t>并运用</w:t>
      </w:r>
      <w:r w:rsidRPr="00666BBA">
        <w:rPr>
          <w:rFonts w:ascii="宋体" w:eastAsia="宋体" w:hAnsi="宋体" w:cs="宋体"/>
          <w:lang w:val="zh-TW"/>
        </w:rPr>
        <w:t>在</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w:t>
      </w:r>
      <w:r w:rsidRPr="00666BBA">
        <w:rPr>
          <w:rFonts w:ascii="宋体" w:eastAsia="宋体" w:hAnsi="宋体" w:cs="宋体" w:hint="eastAsia"/>
          <w:lang w:val="zh-TW"/>
        </w:rPr>
        <w:t>中。核心思想</w:t>
      </w:r>
      <w:r w:rsidRPr="00666BBA">
        <w:rPr>
          <w:rFonts w:ascii="宋体" w:eastAsia="宋体" w:hAnsi="宋体" w:cs="宋体"/>
          <w:lang w:val="zh-TW"/>
        </w:rPr>
        <w:t>是</w:t>
      </w:r>
      <w:r w:rsidRPr="00666BBA">
        <w:rPr>
          <w:rFonts w:ascii="宋体" w:eastAsia="宋体" w:hAnsi="宋体" w:cs="宋体" w:hint="eastAsia"/>
          <w:lang w:val="zh-TW" w:eastAsia="zh-TW"/>
        </w:rPr>
        <w:t>用</w:t>
      </w:r>
      <w:r w:rsidRPr="00666BBA">
        <w:rPr>
          <w:rFonts w:ascii="宋体" w:eastAsia="宋体" w:hAnsi="宋体" w:cs="宋体"/>
          <w:lang w:val="zh-TW" w:eastAsia="zh-TW"/>
        </w:rPr>
        <w:t>Service Worker</w:t>
      </w:r>
      <w:r w:rsidRPr="00666BBA">
        <w:rPr>
          <w:rFonts w:ascii="宋体" w:eastAsia="宋体" w:hAnsi="宋体" w:cs="宋体" w:hint="eastAsia"/>
          <w:lang w:val="zh-TW" w:eastAsia="zh-TW"/>
        </w:rPr>
        <w:t>拦截用户请求，</w:t>
      </w:r>
      <w:r w:rsidRPr="00666BBA">
        <w:rPr>
          <w:rFonts w:ascii="宋体" w:eastAsia="宋体" w:hAnsi="宋体" w:cs="宋体" w:hint="eastAsia"/>
          <w:lang w:eastAsia="zh-TW"/>
        </w:rPr>
        <w:t>将返回的数据存在</w:t>
      </w:r>
      <w:r w:rsidRPr="00666BBA">
        <w:rPr>
          <w:rFonts w:ascii="宋体" w:eastAsia="宋体" w:hAnsi="宋体" w:cs="宋体" w:hint="eastAsia"/>
          <w:lang w:val="zh-TW" w:eastAsia="zh-TW"/>
        </w:rPr>
        <w:t>本地缓存，</w:t>
      </w:r>
      <w:r w:rsidRPr="00666BBA">
        <w:rPr>
          <w:rFonts w:ascii="宋体" w:eastAsia="宋体" w:hAnsi="宋体" w:cs="宋体" w:hint="eastAsia"/>
          <w:lang w:val="zh-TW"/>
        </w:rPr>
        <w:t>在</w:t>
      </w:r>
      <w:r w:rsidRPr="00666BBA">
        <w:rPr>
          <w:rFonts w:ascii="宋体" w:eastAsia="宋体" w:hAnsi="宋体" w:cs="宋体" w:hint="eastAsia"/>
          <w:lang w:val="zh-TW" w:eastAsia="zh-TW"/>
        </w:rPr>
        <w:t>浏览器中</w:t>
      </w:r>
      <w:r w:rsidRPr="00666BBA">
        <w:rPr>
          <w:rFonts w:ascii="宋体" w:eastAsia="宋体" w:hAnsi="宋体" w:cs="宋体" w:hint="eastAsia"/>
          <w:lang w:val="zh-TW"/>
        </w:rPr>
        <w:t>实现</w:t>
      </w:r>
      <w:r w:rsidRPr="00666BBA">
        <w:rPr>
          <w:rFonts w:ascii="宋体" w:eastAsia="宋体" w:hAnsi="宋体" w:cs="宋体" w:hint="eastAsia"/>
          <w:lang w:val="zh-TW" w:eastAsia="zh-TW"/>
        </w:rPr>
        <w:t>离线数据</w:t>
      </w:r>
      <w:r w:rsidRPr="00666BBA">
        <w:rPr>
          <w:rFonts w:ascii="宋体" w:eastAsia="宋体" w:hAnsi="宋体" w:cs="宋体"/>
          <w:lang w:val="zh-TW" w:eastAsia="zh-TW"/>
        </w:rPr>
        <w:t>交互</w:t>
      </w:r>
      <w:r w:rsidRPr="00666BBA">
        <w:rPr>
          <w:rFonts w:ascii="宋体" w:eastAsia="宋体" w:hAnsi="宋体" w:cs="宋体" w:hint="eastAsia"/>
          <w:lang w:val="zh-TW" w:eastAsia="zh-TW"/>
        </w:rPr>
        <w:t>。</w:t>
      </w:r>
      <w:r w:rsidR="00E07BBA"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rPr>
        <w:t>包括</w:t>
      </w:r>
      <w:r w:rsidR="00E07BBA" w:rsidRPr="00666BBA">
        <w:rPr>
          <w:rFonts w:ascii="宋体" w:eastAsia="宋体" w:hAnsi="宋体" w:cs="宋体"/>
          <w:lang w:val="zh-TW"/>
        </w:rPr>
        <w:t>书刊</w:t>
      </w:r>
      <w:r w:rsidRPr="00666BBA">
        <w:rPr>
          <w:rFonts w:ascii="宋体" w:eastAsia="宋体" w:hAnsi="宋体" w:cs="宋体" w:hint="eastAsia"/>
          <w:lang w:val="zh-TW"/>
        </w:rPr>
        <w:t>发布子系统和离线阅读子</w:t>
      </w:r>
      <w:r w:rsidRPr="00666BBA">
        <w:rPr>
          <w:rFonts w:ascii="宋体" w:eastAsia="宋体" w:hAnsi="宋体" w:cs="宋体"/>
          <w:lang w:val="zh-TW"/>
        </w:rPr>
        <w:t>系统</w:t>
      </w:r>
      <w:r w:rsidRPr="00666BBA">
        <w:rPr>
          <w:rFonts w:ascii="宋体" w:eastAsia="宋体" w:hAnsi="宋体" w:cs="宋体" w:hint="eastAsia"/>
          <w:lang w:val="zh-TW"/>
        </w:rPr>
        <w:t>。用户可以在系统中完成一体化操作，不用关注电子刊物的格式和其在网络上的传播方式，只需完成内容编辑</w:t>
      </w:r>
      <w:r w:rsidRPr="00666BBA">
        <w:rPr>
          <w:rFonts w:ascii="宋体" w:eastAsia="宋体" w:hAnsi="宋体" w:cs="宋体" w:hint="eastAsia"/>
        </w:rPr>
        <w:t>和简单的排版制作</w:t>
      </w:r>
      <w:r w:rsidRPr="00666BBA">
        <w:rPr>
          <w:rFonts w:ascii="宋体" w:eastAsia="宋体" w:hAnsi="宋体" w:cs="宋体" w:hint="eastAsia"/>
          <w:lang w:val="zh-TW"/>
        </w:rPr>
        <w:t>。刊物编辑完成后，系统将自动生成可用的</w:t>
      </w:r>
      <w:r w:rsidRPr="00666BBA">
        <w:rPr>
          <w:rFonts w:ascii="宋体" w:eastAsia="宋体" w:hAnsi="宋体" w:hint="eastAsia"/>
        </w:rPr>
        <w:t>链接地址和文件入库。读者可打开链接进行阅读。主要研究内容包括：</w:t>
      </w:r>
    </w:p>
    <w:p w14:paraId="7ACF870E" w14:textId="76DE916F" w:rsidR="00655C2B" w:rsidRPr="00666BBA" w:rsidRDefault="00557849" w:rsidP="00655C2B">
      <w:pPr>
        <w:pStyle w:val="Aff1"/>
        <w:numPr>
          <w:ilvl w:val="0"/>
          <w:numId w:val="22"/>
        </w:numPr>
        <w:rPr>
          <w:rFonts w:ascii="宋体" w:eastAsia="宋体" w:hAnsi="宋体"/>
        </w:rPr>
      </w:pPr>
      <w:r w:rsidRPr="00666BBA">
        <w:rPr>
          <w:rFonts w:ascii="宋体" w:eastAsia="宋体" w:hAnsi="宋体" w:hint="eastAsia"/>
        </w:rPr>
        <w:t>数字</w:t>
      </w:r>
      <w:r w:rsidRPr="00666BBA">
        <w:rPr>
          <w:rFonts w:ascii="宋体" w:eastAsia="宋体" w:hAnsi="宋体"/>
        </w:rPr>
        <w:t>出版及离线</w:t>
      </w:r>
      <w:r w:rsidR="002A7C83">
        <w:rPr>
          <w:rFonts w:ascii="宋体" w:eastAsia="宋体" w:hAnsi="宋体"/>
        </w:rPr>
        <w:t>WEB</w:t>
      </w:r>
      <w:r w:rsidRPr="00666BBA">
        <w:rPr>
          <w:rFonts w:ascii="宋体" w:eastAsia="宋体" w:hAnsi="宋体" w:hint="eastAsia"/>
        </w:rPr>
        <w:t>应用</w:t>
      </w:r>
      <w:r w:rsidRPr="00666BBA">
        <w:rPr>
          <w:rFonts w:ascii="宋体" w:eastAsia="宋体" w:hAnsi="宋体"/>
        </w:rPr>
        <w:t>开发技术</w:t>
      </w:r>
      <w:r w:rsidR="00655C2B" w:rsidRPr="00666BBA">
        <w:rPr>
          <w:rFonts w:ascii="宋体" w:eastAsia="宋体" w:hAnsi="宋体" w:hint="eastAsia"/>
        </w:rPr>
        <w:t>。</w:t>
      </w:r>
    </w:p>
    <w:p w14:paraId="182F656C" w14:textId="2ED20A65" w:rsidR="00557849" w:rsidRPr="00666BBA" w:rsidRDefault="00557849" w:rsidP="00557849">
      <w:pPr>
        <w:pStyle w:val="Aff1"/>
        <w:ind w:left="720"/>
        <w:rPr>
          <w:rFonts w:ascii="宋体" w:eastAsia="宋体" w:hAnsi="宋体"/>
        </w:rPr>
      </w:pPr>
      <w:r w:rsidRPr="00666BBA">
        <w:rPr>
          <w:rFonts w:ascii="宋体" w:eastAsia="宋体" w:hAnsi="宋体" w:hint="eastAsia"/>
        </w:rPr>
        <w:t>介绍数据</w:t>
      </w:r>
      <w:r w:rsidRPr="00666BBA">
        <w:rPr>
          <w:rFonts w:ascii="宋体" w:eastAsia="宋体" w:hAnsi="宋体"/>
        </w:rPr>
        <w:t>出版发展概况和主要相关格式。离</w:t>
      </w:r>
      <w:r w:rsidRPr="00666BBA">
        <w:rPr>
          <w:rFonts w:ascii="宋体" w:eastAsia="宋体" w:hAnsi="宋体" w:hint="eastAsia"/>
        </w:rPr>
        <w:t>线</w:t>
      </w:r>
      <w:r w:rsidR="002A7C83">
        <w:rPr>
          <w:rFonts w:ascii="宋体" w:eastAsia="宋体" w:hAnsi="宋体"/>
        </w:rPr>
        <w:t>WEB</w:t>
      </w:r>
      <w:r w:rsidRPr="00666BBA">
        <w:rPr>
          <w:rFonts w:ascii="宋体" w:eastAsia="宋体" w:hAnsi="宋体" w:hint="eastAsia"/>
        </w:rPr>
        <w:t>应用</w:t>
      </w:r>
      <w:r w:rsidRPr="00666BBA">
        <w:rPr>
          <w:rFonts w:ascii="宋体" w:eastAsia="宋体" w:hAnsi="宋体"/>
        </w:rPr>
        <w:t>的相关开发技术。</w:t>
      </w:r>
    </w:p>
    <w:p w14:paraId="0828709B" w14:textId="4141EA11" w:rsidR="00655C2B" w:rsidRPr="00666BBA" w:rsidRDefault="00557849" w:rsidP="00655C2B">
      <w:pPr>
        <w:pStyle w:val="Aff1"/>
        <w:numPr>
          <w:ilvl w:val="0"/>
          <w:numId w:val="22"/>
        </w:numPr>
        <w:rPr>
          <w:rFonts w:ascii="宋体" w:eastAsia="宋体" w:hAnsi="宋体"/>
        </w:rPr>
      </w:pPr>
      <w:r w:rsidRPr="00666BBA">
        <w:rPr>
          <w:rFonts w:ascii="宋体" w:eastAsia="宋体" w:hAnsi="宋体" w:hint="eastAsia"/>
        </w:rPr>
        <w:t>离线阅读</w:t>
      </w:r>
      <w:r w:rsidRPr="00666BBA">
        <w:rPr>
          <w:rFonts w:ascii="宋体" w:eastAsia="宋体" w:hAnsi="宋体"/>
        </w:rPr>
        <w:t>应用设计。</w:t>
      </w:r>
      <w:r w:rsidRPr="00666BBA">
        <w:rPr>
          <w:rFonts w:ascii="宋体" w:eastAsia="宋体" w:hAnsi="宋体" w:hint="eastAsia"/>
        </w:rPr>
        <w:t>应</w:t>
      </w:r>
      <w:r w:rsidRPr="00666BBA">
        <w:rPr>
          <w:rFonts w:ascii="宋体" w:eastAsia="宋体" w:hAnsi="宋体"/>
        </w:rPr>
        <w:t>用</w:t>
      </w:r>
      <w:r w:rsidRPr="00666BBA">
        <w:rPr>
          <w:rFonts w:ascii="宋体" w:eastAsia="宋体" w:hAnsi="宋体" w:hint="eastAsia"/>
        </w:rPr>
        <w:t>框架总体设计</w:t>
      </w:r>
      <w:r w:rsidR="00655C2B" w:rsidRPr="00666BBA">
        <w:rPr>
          <w:rFonts w:ascii="宋体" w:eastAsia="宋体" w:hAnsi="宋体" w:hint="eastAsia"/>
        </w:rPr>
        <w:t>离线数据交互机制。</w:t>
      </w:r>
    </w:p>
    <w:p w14:paraId="12748FED" w14:textId="69D526D2" w:rsidR="00655C2B" w:rsidRPr="00666BBA" w:rsidRDefault="00666BBA" w:rsidP="00666BBA">
      <w:pPr>
        <w:pStyle w:val="Aff1"/>
        <w:ind w:left="720"/>
        <w:rPr>
          <w:rFonts w:ascii="宋体" w:eastAsia="宋体" w:hAnsi="宋体"/>
        </w:rPr>
      </w:pPr>
      <w:r w:rsidRPr="00666BBA">
        <w:rPr>
          <w:rFonts w:ascii="宋体" w:eastAsia="宋体" w:hAnsi="宋体" w:hint="eastAsia"/>
        </w:rPr>
        <w:t>离线数据交互机制，包括</w:t>
      </w:r>
      <w:r w:rsidR="00655C2B" w:rsidRPr="00666BBA">
        <w:rPr>
          <w:rFonts w:ascii="宋体" w:eastAsia="宋体" w:hAnsi="宋体" w:hint="eastAsia"/>
        </w:rPr>
        <w:t>离线时具体怎么实现数据的查询、新增和修改（同步）。</w:t>
      </w:r>
      <w:r w:rsidRPr="00666BBA">
        <w:rPr>
          <w:rFonts w:ascii="宋体" w:eastAsia="宋体" w:hAnsi="宋体" w:hint="eastAsia"/>
        </w:rPr>
        <w:t>离线应</w:t>
      </w:r>
      <w:r w:rsidRPr="00666BBA">
        <w:rPr>
          <w:rFonts w:ascii="宋体" w:eastAsia="宋体" w:hAnsi="宋体"/>
        </w:rPr>
        <w:t>用</w:t>
      </w:r>
      <w:r w:rsidRPr="00666BBA">
        <w:rPr>
          <w:rFonts w:ascii="宋体" w:eastAsia="宋体" w:hAnsi="宋体" w:hint="eastAsia"/>
        </w:rPr>
        <w:t>框架总体设计，包含的主要模块，各模块需要完成的主要功能。</w:t>
      </w:r>
    </w:p>
    <w:p w14:paraId="643E6303" w14:textId="6479C602" w:rsidR="00655C2B" w:rsidRPr="00666BBA" w:rsidRDefault="00E07BBA" w:rsidP="00655C2B">
      <w:pPr>
        <w:pStyle w:val="Aff1"/>
        <w:numPr>
          <w:ilvl w:val="0"/>
          <w:numId w:val="22"/>
        </w:numPr>
        <w:rPr>
          <w:rFonts w:ascii="宋体" w:eastAsia="宋体" w:hAnsi="宋体"/>
        </w:rPr>
      </w:pPr>
      <w:r w:rsidRPr="00666BBA">
        <w:rPr>
          <w:rFonts w:ascii="宋体" w:eastAsia="宋体" w:hAnsi="宋体"/>
        </w:rPr>
        <w:t>书刊</w:t>
      </w:r>
      <w:r w:rsidR="00655C2B" w:rsidRPr="00666BBA">
        <w:rPr>
          <w:rFonts w:ascii="宋体" w:eastAsia="宋体" w:hAnsi="宋体" w:hint="eastAsia"/>
        </w:rPr>
        <w:t>发布阅读系统的设计与实现。</w:t>
      </w:r>
    </w:p>
    <w:p w14:paraId="48695B88" w14:textId="580E6806" w:rsidR="00655C2B" w:rsidRPr="00666BBA" w:rsidRDefault="00655C2B" w:rsidP="00655C2B">
      <w:pPr>
        <w:pStyle w:val="Aff1"/>
        <w:ind w:left="720"/>
        <w:rPr>
          <w:rFonts w:ascii="宋体" w:eastAsia="宋体" w:hAnsi="宋体"/>
        </w:rPr>
      </w:pPr>
      <w:r w:rsidRPr="00666BBA">
        <w:rPr>
          <w:rFonts w:ascii="宋体" w:eastAsia="宋体" w:hAnsi="宋体" w:hint="eastAsia"/>
        </w:rPr>
        <w:t>包括</w:t>
      </w:r>
      <w:r w:rsidR="00E07BBA" w:rsidRPr="00666BBA">
        <w:rPr>
          <w:rFonts w:ascii="宋体" w:eastAsia="宋体" w:hAnsi="宋体"/>
        </w:rPr>
        <w:t>书刊</w:t>
      </w:r>
      <w:r w:rsidRPr="00666BBA">
        <w:rPr>
          <w:rFonts w:ascii="宋体" w:eastAsia="宋体" w:hAnsi="宋体" w:hint="eastAsia"/>
        </w:rPr>
        <w:t>发布阅读系统的</w:t>
      </w:r>
      <w:r w:rsidR="00557849" w:rsidRPr="00666BBA">
        <w:rPr>
          <w:rFonts w:ascii="宋体" w:eastAsia="宋体" w:hAnsi="宋体" w:hint="eastAsia"/>
        </w:rPr>
        <w:t>需求</w:t>
      </w:r>
      <w:r w:rsidR="00557849" w:rsidRPr="00666BBA">
        <w:rPr>
          <w:rFonts w:ascii="宋体" w:eastAsia="宋体" w:hAnsi="宋体"/>
        </w:rPr>
        <w:t>分析、概要设计、</w:t>
      </w:r>
      <w:r w:rsidRPr="00666BBA">
        <w:rPr>
          <w:rFonts w:ascii="宋体" w:eastAsia="宋体" w:hAnsi="宋体" w:hint="eastAsia"/>
        </w:rPr>
        <w:t>详细设计和编码实现。</w:t>
      </w:r>
    </w:p>
    <w:p w14:paraId="3E1F82EA" w14:textId="77777777" w:rsidR="00557849" w:rsidRPr="00666BBA" w:rsidRDefault="00557849" w:rsidP="00557849">
      <w:pPr>
        <w:pStyle w:val="Aff1"/>
        <w:numPr>
          <w:ilvl w:val="0"/>
          <w:numId w:val="22"/>
        </w:numPr>
        <w:rPr>
          <w:rFonts w:ascii="宋体" w:eastAsia="宋体" w:hAnsi="宋体"/>
        </w:rPr>
      </w:pPr>
      <w:r w:rsidRPr="00666BBA">
        <w:rPr>
          <w:rFonts w:ascii="宋体" w:eastAsia="宋体" w:hAnsi="宋体" w:hint="eastAsia"/>
        </w:rPr>
        <w:lastRenderedPageBreak/>
        <w:t>基于PWP框架的参考实现及相关测试。</w:t>
      </w:r>
    </w:p>
    <w:p w14:paraId="261CE8E6" w14:textId="490C79CE" w:rsidR="00557849" w:rsidRPr="00666BBA" w:rsidRDefault="00557849" w:rsidP="00557849">
      <w:pPr>
        <w:pStyle w:val="Aff1"/>
        <w:ind w:left="720"/>
        <w:rPr>
          <w:rFonts w:ascii="宋体" w:eastAsia="宋体" w:hAnsi="宋体"/>
        </w:rPr>
      </w:pPr>
      <w:r w:rsidRPr="00666BBA">
        <w:rPr>
          <w:rFonts w:ascii="宋体" w:eastAsia="宋体" w:hAnsi="宋体" w:hint="eastAsia"/>
        </w:rPr>
        <w:t>参考</w:t>
      </w:r>
      <w:r w:rsidRPr="00666BBA">
        <w:rPr>
          <w:rFonts w:ascii="宋体" w:eastAsia="宋体" w:hAnsi="宋体" w:cs="微软雅黑" w:hint="eastAsia"/>
        </w:rPr>
        <w:t>开放式的网络</w:t>
      </w:r>
      <w:r w:rsidR="00666BBA" w:rsidRPr="00666BBA">
        <w:rPr>
          <w:rFonts w:ascii="宋体" w:eastAsia="宋体" w:hAnsi="宋体" w:cs="微软雅黑" w:hint="eastAsia"/>
        </w:rPr>
        <w:t>上</w:t>
      </w:r>
      <w:r w:rsidRPr="00666BBA">
        <w:rPr>
          <w:rFonts w:ascii="宋体" w:eastAsia="宋体" w:hAnsi="宋体" w:cs="微软雅黑" w:hint="eastAsia"/>
        </w:rPr>
        <w:t>定义</w:t>
      </w:r>
      <w:r w:rsidR="00666BBA" w:rsidRPr="00666BBA">
        <w:rPr>
          <w:rFonts w:ascii="宋体" w:eastAsia="宋体" w:hAnsi="宋体" w:cs="微软雅黑" w:hint="eastAsia"/>
        </w:rPr>
        <w:t>的</w:t>
      </w:r>
      <w:r w:rsidRPr="00666BBA">
        <w:rPr>
          <w:rFonts w:ascii="宋体" w:eastAsia="宋体" w:hAnsi="宋体" w:cs="微软雅黑" w:hint="eastAsia"/>
        </w:rPr>
        <w:t>一套数字出版标准，进行系统的测试工作。</w:t>
      </w:r>
    </w:p>
    <w:p w14:paraId="7CCEADCD" w14:textId="4AE59DB5" w:rsidR="00E21FA8" w:rsidRPr="00B951BD" w:rsidRDefault="00E21FA8" w:rsidP="00E21FA8">
      <w:pPr>
        <w:pStyle w:val="Aff1"/>
        <w:ind w:firstLine="425"/>
        <w:rPr>
          <w:rFonts w:ascii="宋体" w:eastAsia="宋体" w:hAnsi="宋体" w:cs="宋体"/>
          <w:lang w:val="zh-TW"/>
        </w:rPr>
      </w:pPr>
      <w:r w:rsidRPr="00666BBA">
        <w:rPr>
          <w:rFonts w:ascii="宋体" w:eastAsia="宋体" w:hAnsi="宋体" w:hint="eastAsia"/>
        </w:rPr>
        <w:t>本文的研究目标：基于</w:t>
      </w:r>
      <w:r w:rsidRPr="00666BBA">
        <w:rPr>
          <w:rFonts w:ascii="宋体" w:eastAsia="宋体" w:hAnsi="宋体"/>
        </w:rPr>
        <w:t>Service Worker技术，结合HTML5</w:t>
      </w:r>
      <w:r w:rsidRPr="00666BBA">
        <w:rPr>
          <w:rFonts w:ascii="宋体" w:eastAsia="宋体" w:hAnsi="宋体" w:hint="eastAsia"/>
        </w:rPr>
        <w:t>中本地存储的关键技术，</w:t>
      </w:r>
      <w:r w:rsidRPr="00666BBA">
        <w:rPr>
          <w:rFonts w:ascii="宋体" w:eastAsia="宋体" w:hAnsi="宋体" w:cs="宋体" w:hint="eastAsia"/>
          <w:lang w:val="zh-TW" w:eastAsia="zh-TW"/>
        </w:rPr>
        <w:t>设计与</w:t>
      </w:r>
      <w:r w:rsidRPr="00666BBA">
        <w:rPr>
          <w:rFonts w:ascii="宋体" w:eastAsia="宋体" w:hAnsi="宋体" w:cs="宋体" w:hint="eastAsia"/>
          <w:lang w:val="zh-TW"/>
        </w:rPr>
        <w:t>实现支持离</w:t>
      </w:r>
      <w:r w:rsidRPr="00666BBA">
        <w:rPr>
          <w:rFonts w:ascii="宋体" w:eastAsia="宋体" w:hAnsi="宋体" w:cs="宋体"/>
          <w:lang w:val="zh-TW"/>
        </w:rPr>
        <w:t>线</w:t>
      </w:r>
      <w:r w:rsidRPr="00666BBA">
        <w:rPr>
          <w:rFonts w:ascii="宋体" w:eastAsia="宋体" w:hAnsi="宋体" w:cs="宋体" w:hint="eastAsia"/>
          <w:lang w:val="zh-TW"/>
        </w:rPr>
        <w:t>数据交互的</w:t>
      </w:r>
      <w:r w:rsidR="002A7C83" w:rsidRPr="00666BBA">
        <w:rPr>
          <w:rFonts w:ascii="宋体" w:eastAsia="宋体" w:hAnsi="宋体" w:cs="宋体" w:hint="eastAsia"/>
          <w:lang w:val="zh-TW"/>
        </w:rPr>
        <w:t>W</w:t>
      </w:r>
      <w:r w:rsidR="002A7C83">
        <w:rPr>
          <w:rFonts w:ascii="宋体" w:eastAsia="PMingLiU" w:hAnsi="宋体" w:cs="宋体"/>
          <w:lang w:val="zh-TW" w:eastAsia="zh-TW"/>
        </w:rPr>
        <w:t>EB</w:t>
      </w:r>
      <w:r w:rsidRPr="00666BBA">
        <w:rPr>
          <w:rFonts w:ascii="宋体" w:eastAsia="宋体" w:hAnsi="宋体" w:cs="宋体" w:hint="eastAsia"/>
          <w:lang w:val="zh-TW"/>
        </w:rPr>
        <w:t>应用，并在</w:t>
      </w:r>
      <w:r w:rsidRPr="00666BBA">
        <w:rPr>
          <w:rFonts w:ascii="宋体" w:eastAsia="宋体" w:hAnsi="宋体" w:cs="宋体"/>
          <w:lang w:val="zh-TW" w:eastAsia="zh-TW"/>
        </w:rPr>
        <w:t>新一代</w:t>
      </w:r>
      <w:r w:rsidRPr="00666BBA">
        <w:rPr>
          <w:rFonts w:ascii="宋体" w:eastAsia="宋体" w:hAnsi="宋体" w:cs="宋体" w:hint="eastAsia"/>
          <w:lang w:val="zh-TW" w:eastAsia="zh-TW"/>
        </w:rPr>
        <w:t>“</w:t>
      </w:r>
      <w:r w:rsidRPr="00666BBA">
        <w:rPr>
          <w:rFonts w:ascii="宋体" w:eastAsia="宋体" w:hAnsi="宋体" w:cs="宋体"/>
        </w:rPr>
        <w:t>书刊</w:t>
      </w:r>
      <w:r w:rsidRPr="00666BBA">
        <w:rPr>
          <w:rFonts w:ascii="宋体" w:eastAsia="宋体" w:hAnsi="宋体" w:cs="宋体" w:hint="eastAsia"/>
        </w:rPr>
        <w:t>发布阅读系统</w:t>
      </w:r>
      <w:r w:rsidRPr="00666BBA">
        <w:rPr>
          <w:rFonts w:ascii="宋体" w:eastAsia="宋体" w:hAnsi="宋体" w:cs="宋体" w:hint="eastAsia"/>
          <w:lang w:val="zh-TW" w:eastAsia="zh-TW"/>
        </w:rPr>
        <w:t>”中</w:t>
      </w:r>
      <w:r w:rsidRPr="00666BBA">
        <w:rPr>
          <w:rFonts w:ascii="宋体" w:eastAsia="宋体" w:hAnsi="宋体" w:cs="宋体" w:hint="eastAsia"/>
          <w:lang w:val="zh-TW"/>
        </w:rPr>
        <w:t>实现</w:t>
      </w:r>
      <w:r w:rsidRPr="00666BBA">
        <w:rPr>
          <w:rFonts w:ascii="宋体" w:eastAsia="宋体" w:hAnsi="宋体" w:cs="宋体"/>
          <w:lang w:val="zh-TW" w:eastAsia="zh-TW"/>
        </w:rPr>
        <w:t>离线阅读</w:t>
      </w:r>
      <w:r w:rsidRPr="00666BBA">
        <w:rPr>
          <w:rFonts w:ascii="宋体" w:eastAsia="宋体" w:hAnsi="宋体" w:cs="宋体" w:hint="eastAsia"/>
          <w:lang w:val="zh-TW" w:eastAsia="zh-TW"/>
        </w:rPr>
        <w:t>功能</w:t>
      </w:r>
      <w:r w:rsidRPr="00666BBA">
        <w:rPr>
          <w:rFonts w:ascii="宋体" w:eastAsia="宋体" w:hAnsi="宋体" w:cs="宋体"/>
          <w:lang w:val="zh-TW" w:eastAsia="zh-TW"/>
        </w:rPr>
        <w:t>，</w:t>
      </w:r>
      <w:r w:rsidRPr="00666BBA">
        <w:rPr>
          <w:rFonts w:ascii="宋体" w:eastAsia="宋体" w:hAnsi="宋体" w:cs="宋体" w:hint="eastAsia"/>
          <w:lang w:val="zh-TW" w:eastAsia="zh-TW"/>
        </w:rPr>
        <w:t>验证</w:t>
      </w:r>
      <w:r w:rsidRPr="00666BBA">
        <w:rPr>
          <w:rFonts w:ascii="宋体" w:eastAsia="宋体" w:hAnsi="宋体" w:cs="宋体"/>
          <w:lang w:val="zh-TW" w:eastAsia="zh-TW"/>
        </w:rPr>
        <w:t>Service Worker</w:t>
      </w:r>
      <w:r w:rsidRPr="00666BBA">
        <w:rPr>
          <w:rFonts w:ascii="宋体" w:eastAsia="宋体" w:hAnsi="宋体" w:cs="宋体" w:hint="eastAsia"/>
          <w:lang w:val="zh-TW"/>
        </w:rPr>
        <w:t>离线</w:t>
      </w:r>
      <w:r w:rsidRPr="00666BBA">
        <w:rPr>
          <w:rFonts w:ascii="宋体" w:eastAsia="宋体" w:hAnsi="宋体" w:cs="宋体"/>
          <w:lang w:val="zh-TW" w:eastAsia="zh-TW"/>
        </w:rPr>
        <w:t>技术</w:t>
      </w:r>
      <w:r w:rsidRPr="00666BBA">
        <w:rPr>
          <w:rFonts w:ascii="宋体" w:eastAsia="宋体" w:hAnsi="宋体" w:cs="宋体" w:hint="eastAsia"/>
          <w:lang w:val="zh-TW"/>
        </w:rPr>
        <w:t>的有效性</w:t>
      </w:r>
      <w:r w:rsidRPr="00666BBA">
        <w:rPr>
          <w:rFonts w:ascii="宋体" w:eastAsia="宋体" w:hAnsi="宋体" w:cs="宋体"/>
          <w:lang w:val="zh-TW" w:eastAsia="zh-TW"/>
        </w:rPr>
        <w:t>。</w:t>
      </w:r>
    </w:p>
    <w:p w14:paraId="6F66A5CE" w14:textId="693DCE67" w:rsidR="000008D9" w:rsidRDefault="002C3F42">
      <w:pPr>
        <w:pStyle w:val="2"/>
        <w:rPr>
          <w:rFonts w:hint="eastAsia"/>
        </w:rPr>
      </w:pPr>
      <w:r>
        <w:rPr>
          <w:rFonts w:hint="eastAsia"/>
        </w:rPr>
        <w:t>1.</w:t>
      </w:r>
      <w:del w:id="76" w:author="Microsoft Office 用户" w:date="2017-09-12T22:31:00Z">
        <w:r w:rsidDel="00F23937">
          <w:rPr>
            <w:rFonts w:hint="eastAsia"/>
          </w:rPr>
          <w:delText>4</w:delText>
        </w:r>
        <w:r w:rsidR="00965DA0" w:rsidDel="00F23937">
          <w:rPr>
            <w:rFonts w:hint="eastAsia"/>
          </w:rPr>
          <w:delText xml:space="preserve"> </w:delText>
        </w:r>
      </w:del>
      <w:ins w:id="77" w:author="Microsoft Office 用户" w:date="2017-09-12T22:31:00Z">
        <w:r w:rsidR="00F23937">
          <w:rPr>
            <w:rFonts w:hint="eastAsia"/>
          </w:rPr>
          <w:t>3</w:t>
        </w:r>
        <w:r w:rsidR="00F23937">
          <w:rPr>
            <w:rFonts w:hint="eastAsia"/>
          </w:rPr>
          <w:t xml:space="preserve"> </w:t>
        </w:r>
      </w:ins>
      <w:r w:rsidR="000008D9">
        <w:rPr>
          <w:rFonts w:hint="eastAsia"/>
        </w:rPr>
        <w:t>全文的组织结构</w:t>
      </w:r>
      <w:bookmarkEnd w:id="72"/>
      <w:bookmarkEnd w:id="73"/>
      <w:bookmarkEnd w:id="74"/>
      <w:bookmarkEnd w:id="75"/>
    </w:p>
    <w:p w14:paraId="4FF3C65F" w14:textId="0066B8F2" w:rsidR="000008D9" w:rsidRPr="00E04818" w:rsidRDefault="000008D9" w:rsidP="00666BBA">
      <w:pPr>
        <w:pStyle w:val="Aff1"/>
        <w:ind w:firstLine="480"/>
        <w:rPr>
          <w:rFonts w:ascii="宋体" w:eastAsia="宋体" w:hAnsi="宋体" w:cs="宋体"/>
          <w:lang w:val="zh-TW" w:eastAsia="zh-TW"/>
        </w:rPr>
      </w:pPr>
      <w:r w:rsidRPr="00E04818">
        <w:rPr>
          <w:rFonts w:ascii="宋体" w:eastAsia="宋体" w:hAnsi="宋体" w:cs="宋体" w:hint="eastAsia"/>
          <w:lang w:val="zh-TW" w:eastAsia="zh-TW"/>
        </w:rPr>
        <w:t>本论文</w:t>
      </w:r>
      <w:r w:rsidR="00CB3D19" w:rsidRPr="00E04818">
        <w:rPr>
          <w:rFonts w:ascii="宋体" w:eastAsia="宋体" w:hAnsi="宋体" w:cs="宋体" w:hint="eastAsia"/>
          <w:lang w:val="zh-TW" w:eastAsia="zh-TW"/>
        </w:rPr>
        <w:t>围绕电子出版物，分析现状，跟踪发展动态</w:t>
      </w:r>
      <w:r w:rsidR="007358DD" w:rsidRPr="00E04818">
        <w:rPr>
          <w:rFonts w:ascii="宋体" w:eastAsia="宋体" w:hAnsi="宋体" w:cs="宋体" w:hint="eastAsia"/>
          <w:lang w:val="zh-TW" w:eastAsia="zh-TW"/>
        </w:rPr>
        <w:t>，应用最新的</w:t>
      </w:r>
      <w:r w:rsidR="002A7C83" w:rsidRPr="00E04818">
        <w:rPr>
          <w:rFonts w:ascii="宋体" w:eastAsia="宋体" w:hAnsi="宋体" w:cs="宋体"/>
          <w:lang w:val="zh-TW" w:eastAsia="zh-TW"/>
        </w:rPr>
        <w:t>W</w:t>
      </w:r>
      <w:r w:rsidR="002A7C83">
        <w:rPr>
          <w:rFonts w:ascii="宋体" w:eastAsia="PMingLiU" w:hAnsi="宋体" w:cs="宋体"/>
          <w:lang w:val="zh-TW" w:eastAsia="zh-TW"/>
        </w:rPr>
        <w:t>EB</w:t>
      </w:r>
      <w:r w:rsidR="007358DD" w:rsidRPr="00E04818">
        <w:rPr>
          <w:rFonts w:ascii="宋体" w:eastAsia="宋体" w:hAnsi="宋体" w:cs="宋体" w:hint="eastAsia"/>
          <w:lang w:val="zh-TW" w:eastAsia="zh-TW"/>
        </w:rPr>
        <w:t>开发技术，实现离线阅读体验，</w:t>
      </w:r>
      <w:r w:rsidR="00CA420C" w:rsidRPr="00E04818">
        <w:rPr>
          <w:rFonts w:ascii="宋体" w:eastAsia="宋体" w:hAnsi="宋体" w:cs="宋体" w:hint="eastAsia"/>
          <w:lang w:val="zh-TW" w:eastAsia="zh-TW"/>
        </w:rPr>
        <w:t>在“</w:t>
      </w:r>
      <w:r w:rsidR="00E07BBA" w:rsidRPr="00E04818">
        <w:rPr>
          <w:rFonts w:ascii="宋体" w:eastAsia="宋体" w:hAnsi="宋体" w:cs="宋体"/>
          <w:lang w:val="zh-TW" w:eastAsia="zh-TW"/>
        </w:rPr>
        <w:t>书刊</w:t>
      </w:r>
      <w:r w:rsidR="00CA420C" w:rsidRPr="00E04818">
        <w:rPr>
          <w:rFonts w:ascii="宋体" w:eastAsia="宋体" w:hAnsi="宋体" w:cs="宋体" w:hint="eastAsia"/>
          <w:lang w:val="zh-TW" w:eastAsia="zh-TW"/>
        </w:rPr>
        <w:t>发布阅读系统”中进行测试验证</w:t>
      </w:r>
      <w:r w:rsidRPr="00E04818">
        <w:rPr>
          <w:rFonts w:ascii="宋体" w:eastAsia="宋体" w:hAnsi="宋体" w:cs="宋体" w:hint="eastAsia"/>
          <w:lang w:val="zh-TW" w:eastAsia="zh-TW"/>
        </w:rPr>
        <w:t>。</w:t>
      </w:r>
    </w:p>
    <w:p w14:paraId="560E1223" w14:textId="2D05B869" w:rsidR="000008D9" w:rsidRPr="00E04818" w:rsidRDefault="000008D9" w:rsidP="00666BBA">
      <w:pPr>
        <w:pStyle w:val="Aff1"/>
        <w:ind w:firstLine="480"/>
        <w:rPr>
          <w:rFonts w:ascii="宋体" w:eastAsia="宋体" w:hAnsi="宋体" w:cs="宋体"/>
          <w:lang w:val="zh-TW" w:eastAsia="zh-TW"/>
        </w:rPr>
      </w:pPr>
      <w:r w:rsidRPr="00E04818">
        <w:rPr>
          <w:rFonts w:ascii="宋体" w:eastAsia="宋体" w:hAnsi="宋体" w:cs="宋体" w:hint="eastAsia"/>
          <w:lang w:val="zh-TW" w:eastAsia="zh-TW"/>
        </w:rPr>
        <w:t>第二章：</w:t>
      </w:r>
      <w:r w:rsidR="00CA420C" w:rsidRPr="00E04818">
        <w:rPr>
          <w:rFonts w:ascii="宋体" w:eastAsia="宋体" w:hAnsi="宋体" w:cs="宋体" w:hint="eastAsia"/>
          <w:lang w:val="zh-TW" w:eastAsia="zh-TW"/>
        </w:rPr>
        <w:t>电子出版物及离线</w:t>
      </w:r>
      <w:r w:rsidR="00CA420C" w:rsidRPr="00E04818">
        <w:rPr>
          <w:rFonts w:ascii="宋体" w:eastAsia="宋体" w:hAnsi="宋体" w:cs="宋体"/>
          <w:lang w:val="zh-TW" w:eastAsia="zh-TW"/>
        </w:rPr>
        <w:t>W</w:t>
      </w:r>
      <w:r w:rsidR="002A7C83">
        <w:rPr>
          <w:rFonts w:ascii="宋体" w:eastAsiaTheme="minorEastAsia" w:hAnsi="宋体" w:cs="宋体" w:hint="eastAsia"/>
          <w:lang w:val="zh-TW"/>
        </w:rPr>
        <w:t>EB</w:t>
      </w:r>
      <w:r w:rsidR="00CA420C" w:rsidRPr="00E04818">
        <w:rPr>
          <w:rFonts w:ascii="宋体" w:eastAsia="宋体" w:hAnsi="宋体" w:cs="宋体" w:hint="eastAsia"/>
          <w:lang w:val="zh-TW" w:eastAsia="zh-TW"/>
        </w:rPr>
        <w:t>应用开发技术</w:t>
      </w:r>
      <w:r w:rsidRPr="00E04818">
        <w:rPr>
          <w:rFonts w:ascii="宋体" w:eastAsia="宋体" w:hAnsi="宋体" w:cs="宋体" w:hint="eastAsia"/>
          <w:lang w:val="zh-TW" w:eastAsia="zh-TW"/>
        </w:rPr>
        <w:t>。此章</w:t>
      </w:r>
      <w:r w:rsidR="00CA420C" w:rsidRPr="00E04818">
        <w:rPr>
          <w:rFonts w:ascii="宋体" w:eastAsia="宋体" w:hAnsi="宋体" w:cs="宋体" w:hint="eastAsia"/>
          <w:lang w:val="zh-TW" w:eastAsia="zh-TW"/>
        </w:rPr>
        <w:t>对电子出版物的发展及现状进行了研究，对目前离线</w:t>
      </w:r>
      <w:r w:rsidR="00CA420C" w:rsidRPr="00E04818">
        <w:rPr>
          <w:rFonts w:ascii="宋体" w:eastAsia="宋体" w:hAnsi="宋体" w:cs="宋体"/>
          <w:lang w:val="zh-TW" w:eastAsia="zh-TW"/>
        </w:rPr>
        <w:t>W</w:t>
      </w:r>
      <w:r w:rsidR="002A7C83">
        <w:rPr>
          <w:rFonts w:ascii="宋体" w:eastAsiaTheme="minorEastAsia" w:hAnsi="宋体" w:cs="宋体" w:hint="eastAsia"/>
          <w:lang w:val="zh-TW"/>
        </w:rPr>
        <w:t>EB</w:t>
      </w:r>
      <w:r w:rsidR="00CA420C" w:rsidRPr="00E04818">
        <w:rPr>
          <w:rFonts w:ascii="宋体" w:eastAsia="宋体" w:hAnsi="宋体" w:cs="宋体" w:hint="eastAsia"/>
          <w:lang w:val="zh-TW" w:eastAsia="zh-TW"/>
        </w:rPr>
        <w:t>应用开发技术进行了</w:t>
      </w:r>
      <w:r w:rsidR="009C6E73" w:rsidRPr="00E04818">
        <w:rPr>
          <w:rFonts w:ascii="宋体" w:eastAsia="宋体" w:hAnsi="宋体" w:cs="宋体" w:hint="eastAsia"/>
          <w:lang w:val="zh-TW" w:eastAsia="zh-TW"/>
        </w:rPr>
        <w:t>对比</w:t>
      </w:r>
      <w:r w:rsidRPr="00E04818">
        <w:rPr>
          <w:rFonts w:ascii="宋体" w:eastAsia="宋体" w:hAnsi="宋体" w:cs="宋体" w:hint="eastAsia"/>
          <w:lang w:val="zh-TW" w:eastAsia="zh-TW"/>
        </w:rPr>
        <w:t xml:space="preserve">。 </w:t>
      </w:r>
    </w:p>
    <w:p w14:paraId="74DAAA91" w14:textId="623799A7" w:rsidR="000008D9" w:rsidRPr="00E04818" w:rsidRDefault="000008D9" w:rsidP="00666BBA">
      <w:pPr>
        <w:pStyle w:val="Aff1"/>
        <w:ind w:firstLine="480"/>
        <w:rPr>
          <w:rFonts w:ascii="宋体" w:eastAsia="宋体" w:hAnsi="宋体" w:cs="宋体"/>
          <w:lang w:val="zh-TW"/>
        </w:rPr>
      </w:pPr>
      <w:r w:rsidRPr="00E04818">
        <w:rPr>
          <w:rFonts w:ascii="宋体" w:eastAsia="宋体" w:hAnsi="宋体" w:cs="宋体" w:hint="eastAsia"/>
          <w:lang w:val="zh-TW" w:eastAsia="zh-TW"/>
        </w:rPr>
        <w:t>第三章：</w:t>
      </w:r>
      <w:r w:rsidR="009C6E73" w:rsidRPr="00E04818">
        <w:rPr>
          <w:rFonts w:ascii="宋体" w:eastAsia="宋体" w:hAnsi="宋体" w:cs="宋体" w:hint="eastAsia"/>
          <w:lang w:val="zh-TW" w:eastAsia="zh-TW"/>
        </w:rPr>
        <w:t>基于</w:t>
      </w:r>
      <w:r w:rsidR="009C6E73" w:rsidRPr="00E04818">
        <w:rPr>
          <w:rFonts w:ascii="宋体" w:eastAsia="宋体" w:hAnsi="宋体" w:cs="宋体"/>
          <w:lang w:val="zh-TW" w:eastAsia="zh-TW"/>
        </w:rPr>
        <w:t>Service Worker</w:t>
      </w:r>
      <w:r w:rsidR="009C6E73" w:rsidRPr="00E04818">
        <w:rPr>
          <w:rFonts w:ascii="宋体" w:eastAsia="宋体" w:hAnsi="宋体" w:cs="宋体" w:hint="eastAsia"/>
          <w:lang w:val="zh-TW" w:eastAsia="zh-TW"/>
        </w:rPr>
        <w:t>离线阅读系统总体设计</w:t>
      </w:r>
      <w:r w:rsidRPr="00E04818">
        <w:rPr>
          <w:rFonts w:ascii="宋体" w:eastAsia="宋体" w:hAnsi="宋体" w:cs="宋体" w:hint="eastAsia"/>
          <w:lang w:val="zh-TW" w:eastAsia="zh-TW"/>
        </w:rPr>
        <w:t>。</w:t>
      </w:r>
      <w:r w:rsidR="00666BBA" w:rsidRPr="00E04818">
        <w:rPr>
          <w:rFonts w:ascii="宋体" w:eastAsia="宋体" w:hAnsi="宋体" w:cs="宋体" w:hint="eastAsia"/>
          <w:lang w:val="zh-TW" w:eastAsia="zh-TW"/>
        </w:rPr>
        <w:t>对三</w:t>
      </w:r>
      <w:r w:rsidR="00666BBA" w:rsidRPr="00E04818">
        <w:rPr>
          <w:rFonts w:ascii="宋体" w:eastAsia="宋体" w:hAnsi="宋体" w:cs="宋体"/>
          <w:lang w:val="zh-TW" w:eastAsia="zh-TW"/>
        </w:rPr>
        <w:t>大类移动开发框架进行对</w:t>
      </w:r>
      <w:r w:rsidR="00666BBA" w:rsidRPr="00E04818">
        <w:rPr>
          <w:rFonts w:ascii="宋体" w:eastAsia="宋体" w:hAnsi="宋体" w:cs="宋体" w:hint="eastAsia"/>
          <w:lang w:val="zh-TW" w:eastAsia="zh-TW"/>
        </w:rPr>
        <w:t>比</w:t>
      </w:r>
      <w:r w:rsidR="00666BBA" w:rsidRPr="00E04818">
        <w:rPr>
          <w:rFonts w:ascii="宋体" w:eastAsia="宋体" w:hAnsi="宋体" w:cs="宋体"/>
          <w:lang w:val="zh-TW" w:eastAsia="zh-TW"/>
        </w:rPr>
        <w:t>分析，</w:t>
      </w:r>
      <w:r w:rsidR="00666BBA" w:rsidRPr="00E04818">
        <w:rPr>
          <w:rFonts w:ascii="宋体" w:eastAsia="宋体" w:hAnsi="宋体" w:cs="宋体" w:hint="eastAsia"/>
          <w:lang w:val="zh-TW" w:eastAsia="zh-TW"/>
        </w:rPr>
        <w:t>分</w:t>
      </w:r>
      <w:r w:rsidR="00666BBA" w:rsidRPr="00E04818">
        <w:rPr>
          <w:rFonts w:ascii="宋体" w:eastAsia="宋体" w:hAnsi="宋体" w:cs="宋体"/>
          <w:lang w:val="zh-TW" w:eastAsia="zh-TW"/>
        </w:rPr>
        <w:t>析</w:t>
      </w:r>
      <w:r w:rsidR="00666BBA" w:rsidRPr="00E04818">
        <w:rPr>
          <w:rFonts w:ascii="宋体" w:eastAsia="宋体" w:hAnsi="宋体" w:cs="宋体" w:hint="eastAsia"/>
          <w:lang w:val="zh-TW" w:eastAsia="zh-TW"/>
        </w:rPr>
        <w:t>原Web APP架构</w:t>
      </w:r>
      <w:r w:rsidR="00666BBA" w:rsidRPr="00E04818">
        <w:rPr>
          <w:rFonts w:ascii="宋体" w:eastAsia="宋体" w:hAnsi="宋体" w:cs="宋体"/>
          <w:lang w:val="zh-TW" w:eastAsia="zh-TW"/>
        </w:rPr>
        <w:t>的特点</w:t>
      </w:r>
      <w:r w:rsidR="00666BBA" w:rsidRPr="00E04818">
        <w:rPr>
          <w:rFonts w:ascii="宋体" w:eastAsia="宋体" w:hAnsi="宋体" w:cs="宋体" w:hint="eastAsia"/>
          <w:lang w:val="zh-TW" w:eastAsia="zh-TW"/>
        </w:rPr>
        <w:t>，</w:t>
      </w:r>
      <w:r w:rsidR="00666BBA" w:rsidRPr="00E04818">
        <w:rPr>
          <w:rFonts w:ascii="宋体" w:eastAsia="宋体" w:hAnsi="宋体" w:cs="宋体"/>
          <w:lang w:val="zh-TW" w:eastAsia="zh-TW"/>
        </w:rPr>
        <w:t>实现新一代</w:t>
      </w:r>
      <w:r w:rsidR="00666BBA" w:rsidRPr="00E04818">
        <w:rPr>
          <w:rFonts w:ascii="宋体" w:eastAsia="宋体" w:hAnsi="宋体" w:cs="宋体" w:hint="eastAsia"/>
          <w:lang w:val="zh-TW" w:eastAsia="zh-TW"/>
        </w:rPr>
        <w:t>Web APP架构</w:t>
      </w:r>
      <w:r w:rsidR="00666BBA" w:rsidRPr="00E04818">
        <w:rPr>
          <w:rFonts w:ascii="宋体" w:eastAsia="宋体" w:hAnsi="宋体" w:cs="宋体"/>
          <w:lang w:val="zh-TW" w:eastAsia="zh-TW"/>
        </w:rPr>
        <w:t>。</w:t>
      </w:r>
      <w:r w:rsidR="00666BBA" w:rsidRPr="00E04818">
        <w:rPr>
          <w:rFonts w:ascii="宋体" w:eastAsia="宋体" w:hAnsi="宋体" w:cs="宋体" w:hint="eastAsia"/>
          <w:lang w:val="zh-TW"/>
        </w:rPr>
        <w:t>对</w:t>
      </w:r>
      <w:r w:rsidR="00666BBA" w:rsidRPr="00E04818">
        <w:rPr>
          <w:rFonts w:ascii="宋体" w:eastAsia="宋体" w:hAnsi="宋体" w:cs="宋体"/>
          <w:lang w:val="zh-TW"/>
        </w:rPr>
        <w:t>离线数据交互机制进行分析，实现离线应用框架的总体设计。</w:t>
      </w:r>
    </w:p>
    <w:p w14:paraId="03CE856D" w14:textId="485449C4" w:rsidR="000008D9" w:rsidRPr="00E04818" w:rsidRDefault="009C6E73" w:rsidP="00666BBA">
      <w:pPr>
        <w:pStyle w:val="Aff1"/>
        <w:ind w:firstLine="480"/>
        <w:rPr>
          <w:rFonts w:ascii="宋体" w:eastAsia="宋体" w:hAnsi="宋体" w:cs="宋体"/>
          <w:lang w:val="zh-TW"/>
        </w:rPr>
      </w:pPr>
      <w:r w:rsidRPr="00E04818">
        <w:rPr>
          <w:rFonts w:ascii="宋体" w:eastAsia="宋体" w:hAnsi="宋体" w:cs="宋体" w:hint="eastAsia"/>
          <w:lang w:val="zh-TW" w:eastAsia="zh-TW"/>
        </w:rPr>
        <w:t>第四章：</w:t>
      </w:r>
      <w:r w:rsidR="00E07BBA" w:rsidRPr="00E04818">
        <w:rPr>
          <w:rFonts w:ascii="宋体" w:eastAsia="宋体" w:hAnsi="宋体" w:cs="宋体"/>
          <w:lang w:val="zh-TW" w:eastAsia="zh-TW"/>
        </w:rPr>
        <w:t>书刊</w:t>
      </w:r>
      <w:r w:rsidRPr="00E04818">
        <w:rPr>
          <w:rFonts w:ascii="宋体" w:eastAsia="宋体" w:hAnsi="宋体" w:cs="宋体" w:hint="eastAsia"/>
          <w:lang w:val="zh-TW" w:eastAsia="zh-TW"/>
        </w:rPr>
        <w:t>发布阅读系统</w:t>
      </w:r>
      <w:r w:rsidR="000008D9" w:rsidRPr="00E04818">
        <w:rPr>
          <w:rFonts w:ascii="宋体" w:eastAsia="宋体" w:hAnsi="宋体" w:cs="宋体" w:hint="eastAsia"/>
          <w:lang w:val="zh-TW" w:eastAsia="zh-TW"/>
        </w:rPr>
        <w:t>设计</w:t>
      </w:r>
      <w:r w:rsidRPr="00E04818">
        <w:rPr>
          <w:rFonts w:ascii="宋体" w:eastAsia="宋体" w:hAnsi="宋体" w:cs="宋体" w:hint="eastAsia"/>
          <w:lang w:val="zh-TW" w:eastAsia="zh-TW"/>
        </w:rPr>
        <w:t>与实现</w:t>
      </w:r>
      <w:r w:rsidR="000008D9" w:rsidRPr="00E04818">
        <w:rPr>
          <w:rFonts w:ascii="宋体" w:eastAsia="宋体" w:hAnsi="宋体" w:cs="宋体" w:hint="eastAsia"/>
          <w:lang w:val="zh-TW" w:eastAsia="zh-TW"/>
        </w:rPr>
        <w:t>。</w:t>
      </w:r>
      <w:r w:rsidR="00E04818" w:rsidRPr="00E04818">
        <w:rPr>
          <w:rFonts w:ascii="宋体" w:eastAsia="宋体" w:hAnsi="宋体" w:cs="宋体" w:hint="eastAsia"/>
          <w:lang w:val="zh-TW"/>
        </w:rPr>
        <w:t>需求分析</w:t>
      </w:r>
      <w:r w:rsidR="00E04818" w:rsidRPr="00E04818">
        <w:rPr>
          <w:rFonts w:ascii="宋体" w:eastAsia="宋体" w:hAnsi="宋体" w:cs="宋体"/>
          <w:lang w:val="zh-TW"/>
        </w:rPr>
        <w:t>、概要设计、详细设计与实现</w:t>
      </w:r>
      <w:r w:rsidR="00E04818" w:rsidRPr="00E04818">
        <w:rPr>
          <w:rFonts w:ascii="宋体" w:eastAsia="宋体" w:hAnsi="宋体" w:cs="宋体" w:hint="eastAsia"/>
          <w:lang w:val="zh-TW"/>
        </w:rPr>
        <w:t>并</w:t>
      </w:r>
      <w:r w:rsidR="00E04818" w:rsidRPr="00E04818">
        <w:rPr>
          <w:rFonts w:ascii="宋体" w:eastAsia="宋体" w:hAnsi="宋体" w:cs="宋体"/>
          <w:lang w:val="zh-TW"/>
        </w:rPr>
        <w:t>参考</w:t>
      </w:r>
      <w:r w:rsidR="00E04818" w:rsidRPr="00E04818">
        <w:rPr>
          <w:rFonts w:ascii="宋体" w:eastAsia="宋体" w:hAnsi="宋体" w:cs="宋体" w:hint="eastAsia"/>
          <w:lang w:val="zh-TW"/>
        </w:rPr>
        <w:t>PWP框架进行</w:t>
      </w:r>
      <w:r w:rsidR="00E04818" w:rsidRPr="00E04818">
        <w:rPr>
          <w:rFonts w:ascii="宋体" w:eastAsia="宋体" w:hAnsi="宋体" w:cs="宋体"/>
          <w:lang w:val="zh-TW"/>
        </w:rPr>
        <w:t>离线体验测试。</w:t>
      </w:r>
    </w:p>
    <w:p w14:paraId="1A7A9501" w14:textId="1CC9887C" w:rsidR="000008D9" w:rsidRPr="00E04818" w:rsidRDefault="000008D9" w:rsidP="00666BBA">
      <w:pPr>
        <w:pStyle w:val="Aff1"/>
        <w:ind w:firstLine="480"/>
        <w:rPr>
          <w:rFonts w:ascii="宋体" w:eastAsia="宋体" w:hAnsi="宋体" w:cs="宋体"/>
          <w:lang w:val="zh-TW" w:eastAsia="zh-TW"/>
        </w:rPr>
      </w:pPr>
      <w:r w:rsidRPr="00E04818">
        <w:rPr>
          <w:rFonts w:ascii="宋体" w:eastAsia="宋体" w:hAnsi="宋体" w:cs="宋体" w:hint="eastAsia"/>
          <w:lang w:val="zh-TW" w:eastAsia="zh-TW"/>
        </w:rPr>
        <w:t>第五章：</w:t>
      </w:r>
      <w:r w:rsidR="009C6E73" w:rsidRPr="00E04818">
        <w:rPr>
          <w:rFonts w:ascii="宋体" w:eastAsia="宋体" w:hAnsi="宋体" w:cs="宋体" w:hint="eastAsia"/>
          <w:lang w:val="zh-TW" w:eastAsia="zh-TW"/>
        </w:rPr>
        <w:t>结论与展望。</w:t>
      </w:r>
      <w:r w:rsidRPr="00E04818">
        <w:rPr>
          <w:rFonts w:ascii="宋体" w:eastAsia="宋体" w:hAnsi="宋体" w:cs="宋体" w:hint="eastAsia"/>
          <w:lang w:val="zh-TW" w:eastAsia="zh-TW"/>
        </w:rPr>
        <w:t>本章概括全文，对本论文的研究成果及完成的工作进行总结，分析目前存在的问题，并对进一步的工作方向进行了展望。</w:t>
      </w:r>
      <w:bookmarkStart w:id="78" w:name="_Toc313621003"/>
    </w:p>
    <w:p w14:paraId="4D564FE1" w14:textId="123FC77F" w:rsidR="000008D9" w:rsidRDefault="000008D9" w:rsidP="008407DE">
      <w:pPr>
        <w:pStyle w:val="aff0"/>
        <w:spacing w:beforeLines="50" w:before="163" w:afterLines="50" w:after="163"/>
        <w:ind w:firstLine="640"/>
        <w:rPr>
          <w:ins w:id="79" w:author="Microsoft Office 用户" w:date="2017-09-12T22:24:00Z"/>
          <w:rFonts w:ascii="黑体" w:eastAsia="黑体" w:hint="eastAsia"/>
        </w:rPr>
      </w:pPr>
      <w:r w:rsidRPr="00666BBA">
        <w:rPr>
          <w:rFonts w:ascii="宋体" w:hAnsi="宋体"/>
        </w:rPr>
        <w:br w:type="page"/>
      </w:r>
      <w:bookmarkStart w:id="80" w:name="_Toc324178425"/>
      <w:bookmarkStart w:id="81" w:name="_Toc324179046"/>
      <w:bookmarkStart w:id="82" w:name="_Toc324432711"/>
      <w:bookmarkStart w:id="83" w:name="_Toc326079856"/>
      <w:r>
        <w:rPr>
          <w:rFonts w:ascii="黑体" w:eastAsia="黑体" w:hint="eastAsia"/>
        </w:rPr>
        <w:lastRenderedPageBreak/>
        <w:t xml:space="preserve">第二章  </w:t>
      </w:r>
      <w:ins w:id="84" w:author="Microsoft Office 用户" w:date="2017-09-12T22:23:00Z">
        <w:r w:rsidR="00551596">
          <w:rPr>
            <w:rFonts w:ascii="黑体" w:eastAsia="黑体" w:hint="eastAsia"/>
          </w:rPr>
          <w:t>研究现</w:t>
        </w:r>
      </w:ins>
      <w:ins w:id="85" w:author="Microsoft Office 用户" w:date="2017-09-12T22:24:00Z">
        <w:r w:rsidR="00551596">
          <w:rPr>
            <w:rFonts w:ascii="黑体" w:eastAsia="黑体" w:hint="eastAsia"/>
          </w:rPr>
          <w:t>状及相关</w:t>
        </w:r>
      </w:ins>
      <w:del w:id="86" w:author="Microsoft Office 用户" w:date="2017-09-12T22:23:00Z">
        <w:r w:rsidR="00F856B2" w:rsidDel="00551596">
          <w:rPr>
            <w:rFonts w:ascii="黑体" w:eastAsia="黑体" w:hint="eastAsia"/>
          </w:rPr>
          <w:delText>数字</w:delText>
        </w:r>
        <w:r w:rsidR="00E95F48" w:rsidDel="00551596">
          <w:rPr>
            <w:rFonts w:ascii="黑体" w:eastAsia="黑体" w:hint="eastAsia"/>
          </w:rPr>
          <w:delText>出版及</w:delText>
        </w:r>
        <w:r w:rsidR="00B01E58" w:rsidDel="00551596">
          <w:rPr>
            <w:rFonts w:ascii="黑体" w:eastAsia="黑体" w:hint="eastAsia"/>
          </w:rPr>
          <w:delText>离线</w:delText>
        </w:r>
        <w:r w:rsidR="00CA420C" w:rsidDel="00551596">
          <w:rPr>
            <w:rFonts w:ascii="黑体" w:eastAsia="黑体"/>
          </w:rPr>
          <w:delText>Web</w:delText>
        </w:r>
        <w:r w:rsidR="00B01E58" w:rsidDel="00551596">
          <w:rPr>
            <w:rFonts w:ascii="黑体" w:eastAsia="黑体" w:hint="eastAsia"/>
          </w:rPr>
          <w:delText>应用开发</w:delText>
        </w:r>
      </w:del>
      <w:r w:rsidR="00B01E58">
        <w:rPr>
          <w:rFonts w:ascii="黑体" w:eastAsia="黑体" w:hint="eastAsia"/>
        </w:rPr>
        <w:t>技术</w:t>
      </w:r>
      <w:bookmarkEnd w:id="78"/>
      <w:bookmarkEnd w:id="80"/>
      <w:bookmarkEnd w:id="81"/>
      <w:bookmarkEnd w:id="82"/>
      <w:bookmarkEnd w:id="83"/>
    </w:p>
    <w:p w14:paraId="33D510CE" w14:textId="77777777" w:rsidR="00551596" w:rsidRPr="008407DE" w:rsidRDefault="00551596" w:rsidP="008407DE">
      <w:pPr>
        <w:pStyle w:val="aff0"/>
        <w:spacing w:beforeLines="50" w:before="163" w:afterLines="50" w:after="163"/>
        <w:ind w:firstLine="640"/>
        <w:rPr>
          <w:rFonts w:ascii="黑体" w:eastAsia="黑体"/>
        </w:rPr>
      </w:pPr>
    </w:p>
    <w:p w14:paraId="12379B95" w14:textId="75A08FE7" w:rsidR="009870BF" w:rsidRDefault="000008D9" w:rsidP="00472AF5">
      <w:pPr>
        <w:pStyle w:val="2"/>
      </w:pPr>
      <w:bookmarkStart w:id="87" w:name="_Toc324178426"/>
      <w:bookmarkStart w:id="88" w:name="_Toc324179047"/>
      <w:bookmarkStart w:id="89" w:name="_Toc324432712"/>
      <w:bookmarkStart w:id="90" w:name="_Toc326079857"/>
      <w:r>
        <w:rPr>
          <w:rFonts w:hint="eastAsia"/>
        </w:rPr>
        <w:t>2.1</w:t>
      </w:r>
      <w:bookmarkEnd w:id="87"/>
      <w:bookmarkEnd w:id="88"/>
      <w:bookmarkEnd w:id="89"/>
      <w:bookmarkEnd w:id="90"/>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rPr>
          <w:ins w:id="91" w:author="Microsoft Office 用户" w:date="2017-09-12T22:31:00Z"/>
          <w:rFonts w:hint="eastAsia"/>
        </w:rPr>
      </w:pPr>
      <w:r>
        <w:rPr>
          <w:rFonts w:hint="eastAsia"/>
        </w:rPr>
        <w:t>2.1</w:t>
      </w:r>
      <w:r w:rsidR="0059657A">
        <w:rPr>
          <w:rFonts w:hint="eastAsia"/>
        </w:rPr>
        <w:t>.1 技术发展</w:t>
      </w:r>
      <w:r w:rsidR="00AF5225">
        <w:rPr>
          <w:rFonts w:hint="eastAsia"/>
        </w:rPr>
        <w:t>概况</w:t>
      </w:r>
    </w:p>
    <w:p w14:paraId="0969A7B3" w14:textId="77777777" w:rsidR="00F23937" w:rsidRDefault="00F23937" w:rsidP="00F23937">
      <w:pPr>
        <w:pStyle w:val="a0"/>
        <w:rPr>
          <w:ins w:id="92" w:author="Microsoft Office 用户" w:date="2017-09-12T22:31:00Z"/>
        </w:rPr>
      </w:pPr>
      <w:ins w:id="93" w:author="Microsoft Office 用户" w:date="2017-09-12T22:31:00Z">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国内最大的网上图书电子商务交易平台。</w:t>
        </w:r>
      </w:ins>
    </w:p>
    <w:p w14:paraId="35532DC2" w14:textId="77777777" w:rsidR="00F23937" w:rsidRPr="004F0246" w:rsidRDefault="00F23937" w:rsidP="00F23937">
      <w:pPr>
        <w:pStyle w:val="Aff1"/>
        <w:ind w:firstLine="480"/>
        <w:rPr>
          <w:ins w:id="94" w:author="Microsoft Office 用户" w:date="2017-09-12T22:31:00Z"/>
          <w:rFonts w:ascii="宋体" w:eastAsia="宋体" w:hAnsi="宋体" w:cs="宋体"/>
          <w:lang w:val="zh-TW" w:eastAsia="zh-TW"/>
        </w:rPr>
      </w:pPr>
      <w:ins w:id="95" w:author="Microsoft Office 用户" w:date="2017-09-12T22:31:00Z">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ins>
    </w:p>
    <w:p w14:paraId="530F3A00" w14:textId="77777777" w:rsidR="00F23937" w:rsidRPr="004F0246" w:rsidRDefault="00F23937" w:rsidP="00F23937">
      <w:pPr>
        <w:pStyle w:val="a0"/>
        <w:ind w:firstLine="480"/>
        <w:rPr>
          <w:ins w:id="96" w:author="Microsoft Office 用户" w:date="2017-09-12T22:31:00Z"/>
          <w:rFonts w:hAnsi="宋体" w:cs="宋体"/>
          <w:color w:val="000000"/>
          <w:kern w:val="2"/>
          <w:u w:color="000000"/>
          <w:bdr w:val="nil"/>
          <w:lang w:val="zh-TW"/>
        </w:rPr>
      </w:pPr>
      <w:ins w:id="97" w:author="Microsoft Office 用户" w:date="2017-09-12T22:31:00Z">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w:t>
        </w:r>
        <w:r w:rsidRPr="004F0246">
          <w:rPr>
            <w:rFonts w:hAnsi="宋体" w:cs="宋体"/>
            <w:color w:val="000000"/>
            <w:kern w:val="2"/>
            <w:u w:color="000000"/>
            <w:bdr w:val="nil"/>
            <w:lang w:val="zh-TW" w:eastAsia="zh-TW"/>
          </w:rPr>
          <w:lastRenderedPageBreak/>
          <w:t>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ins>
    </w:p>
    <w:p w14:paraId="0A30F9A1" w14:textId="77777777" w:rsidR="00F23937" w:rsidRDefault="00F23937" w:rsidP="00F23937">
      <w:pPr>
        <w:pStyle w:val="a0"/>
        <w:ind w:firstLine="480"/>
        <w:rPr>
          <w:ins w:id="98" w:author="Microsoft Office 用户" w:date="2017-09-12T22:31:00Z"/>
          <w:rFonts w:hAnsi="宋体" w:cs="宋体"/>
          <w:color w:val="000000"/>
          <w:kern w:val="2"/>
          <w:u w:color="000000"/>
          <w:bdr w:val="nil"/>
          <w:lang w:val="zh-TW" w:eastAsia="zh-TW"/>
        </w:rPr>
      </w:pPr>
      <w:ins w:id="99" w:author="Microsoft Office 用户" w:date="2017-09-12T22:31:00Z">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ins>
    </w:p>
    <w:p w14:paraId="45AC98AB" w14:textId="77777777" w:rsidR="00F23937" w:rsidRPr="00F23937" w:rsidRDefault="00F23937" w:rsidP="00F23937">
      <w:pPr>
        <w:pStyle w:val="a0"/>
        <w:rPr>
          <w:rFonts w:hint="eastAsia"/>
        </w:rPr>
        <w:pPrChange w:id="100" w:author="Microsoft Office 用户" w:date="2017-09-12T22:31:00Z">
          <w:pPr>
            <w:pStyle w:val="30"/>
            <w:tabs>
              <w:tab w:val="left" w:pos="6960"/>
            </w:tabs>
            <w:spacing w:before="163" w:after="163" w:line="360" w:lineRule="auto"/>
          </w:pPr>
        </w:pPrChange>
      </w:pP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w:t>
      </w:r>
      <w:r w:rsidR="00E92CA0">
        <w:rPr>
          <w:rFonts w:hint="eastAsia"/>
        </w:rPr>
        <w:lastRenderedPageBreak/>
        <w:t>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r>
        <w:rPr>
          <w:rFonts w:hint="eastAsia"/>
        </w:rPr>
        <w:t>电</w:t>
      </w:r>
      <w:r>
        <w:t>纸书、系统浏览器等技术的研发。如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主板业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072CF3A2" w14:textId="115478FB" w:rsidR="00B0188D" w:rsidRDefault="00B0188D" w:rsidP="00F856B2">
      <w:pPr>
        <w:pStyle w:val="a0"/>
      </w:pPr>
      <w:r w:rsidRPr="00B0188D">
        <w:rPr>
          <w:rFonts w:hint="eastAsia"/>
        </w:rPr>
        <w:t>电子书格式，是对使用电子书时的文件编码方式，文件结构的一种约定，便于区分。</w:t>
      </w:r>
      <w:r w:rsidR="00767E32">
        <w:rPr>
          <w:rFonts w:hint="eastAsia"/>
        </w:rPr>
        <w:t>广义的</w:t>
      </w:r>
      <w:r w:rsidR="00767E32">
        <w:t>可理解为，</w:t>
      </w:r>
      <w:r w:rsidR="00767E32">
        <w:rPr>
          <w:rFonts w:hint="eastAsia"/>
        </w:rPr>
        <w:t>可以在</w:t>
      </w:r>
      <w:r w:rsidR="00767E32">
        <w:t>电子设备</w:t>
      </w:r>
      <w:r w:rsidR="00767E32">
        <w:rPr>
          <w:rFonts w:hint="eastAsia"/>
        </w:rPr>
        <w:t>上</w:t>
      </w:r>
      <w:r w:rsidR="00767E32">
        <w:t>打开进行阅读的一</w:t>
      </w:r>
      <w:r w:rsidR="00767E32">
        <w:rPr>
          <w:rFonts w:hint="eastAsia"/>
        </w:rPr>
        <w:t>种</w:t>
      </w:r>
      <w:r w:rsidR="00767E32">
        <w:t>格式化</w:t>
      </w:r>
      <w:r w:rsidR="00767E32">
        <w:rPr>
          <w:rFonts w:hint="eastAsia"/>
        </w:rPr>
        <w:t>文件载体，</w:t>
      </w:r>
      <w:r w:rsidR="00767E32">
        <w:t>如</w:t>
      </w:r>
      <w:r w:rsidR="00767E32">
        <w:rPr>
          <w:rFonts w:hint="eastAsia"/>
        </w:rPr>
        <w:t>TXT、HTML、EX</w:t>
      </w:r>
      <w:r w:rsidR="00767E32">
        <w:t>E</w:t>
      </w:r>
      <w:r w:rsidR="002B568C">
        <w:rPr>
          <w:rFonts w:hint="eastAsia"/>
        </w:rPr>
        <w:t>都</w:t>
      </w:r>
      <w:r w:rsidR="002B568C">
        <w:t>可称为电子书格式。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超星的PDG、知网的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3A6384BF" w14:textId="12CE4BBE" w:rsidR="009818F2" w:rsidRDefault="009818F2" w:rsidP="00F856B2">
      <w:pPr>
        <w:pStyle w:val="a0"/>
      </w:pPr>
      <w:r>
        <w:rPr>
          <w:rFonts w:hint="eastAsia"/>
        </w:rPr>
        <w:t>下面</w:t>
      </w:r>
      <w:r>
        <w:t>介绍</w:t>
      </w:r>
      <w:r>
        <w:rPr>
          <w:rFonts w:hint="eastAsia"/>
        </w:rPr>
        <w:t>几</w:t>
      </w:r>
      <w:r>
        <w:t>种常见的电子书格式。</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590DA16B" w14:textId="56ED6A72" w:rsidR="005A29E2" w:rsidRDefault="005A29E2" w:rsidP="00D85EC5">
      <w:pPr>
        <w:pStyle w:val="a0"/>
      </w:pPr>
      <w:r>
        <w:rPr>
          <w:rFonts w:hint="eastAsia"/>
        </w:rPr>
        <w:t>其中包括3种文件格式标准（文件的附档名为.epub），这个格式已取代了先前的Open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3.0，此规范定义了对同步文字和声音的格式与处理模型。本规范所定义的XHTML文件类型是根据W3C的HTML5规范，除非另行指出，否则这些XHTML文件类型皆继承所有来自HTML5的语义、结构和处理行为。此外，本规范为W3C HTML5文件类型定义了一组扩展，让作者可以将这些扩展纳入XHTML内容文件之中。本规范定义了一个简化的处理模式，不需阅读系统支持脚本、HTML5表单或HTML5 DOM。只要求符合本规范的EPUB阅读系统能够处理符合EPUB内容文件。由于支持脚本与HTML5表单乃是阅读系统的非必要功能，符合的阅读系统可以不必完全于HTML5兼容。</w:t>
      </w:r>
    </w:p>
    <w:p w14:paraId="5A542338" w14:textId="46E633DE" w:rsidR="005A29E2" w:rsidRPr="005A29E2" w:rsidRDefault="002B568C" w:rsidP="005A29E2">
      <w:pPr>
        <w:pStyle w:val="a0"/>
      </w:pPr>
      <w:r>
        <w:t>EPUB</w:t>
      </w:r>
      <w:r w:rsidR="00F1424A">
        <w:t>格式</w:t>
      </w:r>
      <w:r w:rsidR="00F1424A">
        <w:rPr>
          <w:rFonts w:hint="eastAsia"/>
        </w:rPr>
        <w:t>的</w:t>
      </w:r>
      <w:r>
        <w:rPr>
          <w:rFonts w:hint="eastAsia"/>
        </w:rPr>
        <w:t>电</w:t>
      </w:r>
      <w:r>
        <w:t>子书</w:t>
      </w:r>
      <w:r w:rsidR="00F1424A">
        <w:t>很好看</w:t>
      </w:r>
      <w:r w:rsidR="00F1424A">
        <w:rPr>
          <w:rFonts w:hint="eastAsia"/>
        </w:rPr>
        <w:t>，</w:t>
      </w:r>
      <w:r w:rsidR="00F1424A">
        <w:t>可以重新排版，</w:t>
      </w:r>
      <w:r>
        <w:rPr>
          <w:rFonts w:hint="eastAsia"/>
        </w:rPr>
        <w:t>成</w:t>
      </w:r>
      <w:r>
        <w:t>为目前比较</w:t>
      </w:r>
      <w:r>
        <w:rPr>
          <w:rFonts w:hint="eastAsia"/>
        </w:rPr>
        <w:t>完善</w:t>
      </w:r>
      <w:r>
        <w:t>且统一的电子书格式。</w:t>
      </w:r>
      <w:r w:rsidR="00F1424A">
        <w:rPr>
          <w:rFonts w:hint="eastAsia"/>
        </w:rPr>
        <w:t>所</w:t>
      </w:r>
      <w:r w:rsidR="00F1424A">
        <w:t>有主流的操作系统平台都支持</w:t>
      </w:r>
      <w:r w:rsidR="00F1424A">
        <w:rPr>
          <w:rFonts w:hint="eastAsia"/>
        </w:rPr>
        <w:t>该</w:t>
      </w:r>
      <w:r w:rsidR="00F1424A">
        <w:t>格式</w:t>
      </w:r>
      <w:r w:rsidR="00F1424A">
        <w:rPr>
          <w:rFonts w:hint="eastAsia"/>
        </w:rPr>
        <w:t>。</w:t>
      </w:r>
    </w:p>
    <w:p w14:paraId="29F48305" w14:textId="100FBE9F" w:rsidR="005A29E2" w:rsidRDefault="000008D9" w:rsidP="005A29E2">
      <w:pPr>
        <w:pStyle w:val="2"/>
      </w:pPr>
      <w:bookmarkStart w:id="101" w:name="_Toc324178427"/>
      <w:bookmarkStart w:id="102" w:name="_Toc324179048"/>
      <w:bookmarkStart w:id="103" w:name="_Toc324432713"/>
      <w:bookmarkStart w:id="104" w:name="_Toc326079858"/>
      <w:r>
        <w:rPr>
          <w:rFonts w:hint="eastAsia"/>
        </w:rPr>
        <w:t xml:space="preserve">2.2 </w:t>
      </w:r>
      <w:bookmarkEnd w:id="101"/>
      <w:bookmarkEnd w:id="102"/>
      <w:bookmarkEnd w:id="103"/>
      <w:bookmarkEnd w:id="104"/>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w:t>
      </w:r>
      <w:r>
        <w:rPr>
          <w:rFonts w:hint="eastAsia"/>
        </w:rPr>
        <w:lastRenderedPageBreak/>
        <w:t>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2F7BB65" w14:textId="77777777" w:rsidR="00E43B5E" w:rsidRDefault="00E43B5E" w:rsidP="00E43B5E">
      <w:pPr>
        <w:pStyle w:val="30"/>
        <w:tabs>
          <w:tab w:val="left" w:pos="6960"/>
        </w:tabs>
        <w:spacing w:before="163" w:after="163" w:line="360" w:lineRule="auto"/>
      </w:pPr>
      <w:bookmarkStart w:id="105" w:name="_Toc324178428"/>
      <w:bookmarkStart w:id="106" w:name="_Toc324179049"/>
      <w:bookmarkStart w:id="107" w:name="_Toc324432714"/>
      <w:bookmarkStart w:id="108" w:name="_Toc326079859"/>
      <w:bookmarkStart w:id="109" w:name="_Toc324178429"/>
      <w:bookmarkStart w:id="110" w:name="_Toc324179050"/>
      <w:bookmarkStart w:id="111" w:name="_Toc324432715"/>
      <w:bookmarkStart w:id="112" w:name="_Toc326079860"/>
      <w:r>
        <w:rPr>
          <w:rFonts w:hint="eastAsia"/>
        </w:rPr>
        <w:t xml:space="preserve">2.2.1 </w:t>
      </w:r>
      <w:bookmarkEnd w:id="105"/>
      <w:bookmarkEnd w:id="106"/>
      <w:bookmarkEnd w:id="107"/>
      <w:bookmarkEnd w:id="108"/>
      <w:r>
        <w:rPr>
          <w:rFonts w:hint="eastAsia"/>
        </w:rPr>
        <w:t>浏览</w:t>
      </w:r>
      <w:r>
        <w:t>器缓存</w:t>
      </w:r>
    </w:p>
    <w:p w14:paraId="54DD0C5A" w14:textId="77777777" w:rsidR="00E43B5E" w:rsidRPr="00003BE2" w:rsidRDefault="00E43B5E" w:rsidP="00E43B5E">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3F2FB070" w14:textId="77777777" w:rsidR="00E43B5E" w:rsidRDefault="00E43B5E" w:rsidP="00E43B5E">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23908711" w14:textId="77777777" w:rsidR="00E43B5E" w:rsidRDefault="00E43B5E" w:rsidP="00E43B5E">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Expires，Cache-Control，Last-Modified，If-Modified-Since和ETag。</w:t>
      </w:r>
    </w:p>
    <w:p w14:paraId="7A9A4A80" w14:textId="77777777" w:rsidR="00E43B5E" w:rsidRDefault="00E43B5E" w:rsidP="00E43B5E">
      <w:pPr>
        <w:pStyle w:val="a0"/>
      </w:pPr>
      <w:r>
        <w:rPr>
          <w:rFonts w:hint="eastAsia"/>
        </w:rPr>
        <w:t>Cache-Control 用于控制文件在本地缓存有效时长。最常见的，比如服务器回包：Cache-Control:max-age=600 表示文件在本地应该缓存，且有效时长是600秒（从发出请求算起）。在接下来600秒内，如果有请求这个资源，浏览器不会发出 HTTP 请求，而是直接使用本地缓存的文件。</w:t>
      </w:r>
    </w:p>
    <w:p w14:paraId="0C28FA9A" w14:textId="77777777" w:rsidR="00E43B5E" w:rsidRDefault="00E43B5E" w:rsidP="00E43B5E">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1B22A137" w14:textId="77777777" w:rsidR="00E43B5E" w:rsidRDefault="00E43B5E" w:rsidP="00E43B5E">
      <w:pPr>
        <w:pStyle w:val="a0"/>
      </w:pPr>
      <w:r>
        <w:rPr>
          <w:rFonts w:hint="eastAsia"/>
        </w:rPr>
        <w:lastRenderedPageBreak/>
        <w:t>Cache-Control 还有一个同功能的字段：Expires。Expires 的值一个绝对的时间点，如：Expires: Thu, 10 Nov 2015 08:45:11 GMT，表示在这个时间点之前，缓存都是有效的。</w:t>
      </w:r>
    </w:p>
    <w:p w14:paraId="1A8F8875" w14:textId="77777777" w:rsidR="00E43B5E" w:rsidRDefault="00E43B5E" w:rsidP="00E43B5E">
      <w:pPr>
        <w:pStyle w:val="a0"/>
      </w:pPr>
      <w:r>
        <w:rPr>
          <w:rFonts w:hint="eastAsia"/>
        </w:rPr>
        <w:t>Expires 是 HTTP1.0 标准中的字段，Cache-Control 是 HTTP1.1 标准中新加的字段，功能一样，都是控制缓存的有效时间。当这两个字段同时出现时，Cache-Control 是高优化级的。</w:t>
      </w:r>
    </w:p>
    <w:p w14:paraId="0F72C34E" w14:textId="77777777" w:rsidR="00E43B5E" w:rsidRDefault="00E43B5E" w:rsidP="00E43B5E">
      <w:pPr>
        <w:pStyle w:val="a0"/>
      </w:pPr>
      <w:r>
        <w:rPr>
          <w:rFonts w:hint="eastAsia"/>
        </w:rPr>
        <w:t>Etag 也是和 Last-Modified 一样，对文件进行标识的字段。不同的是，Etag 的取值是一个对文件进行标识的特征字串。在向服务器查询文件是否有更新时，浏览器通过 If-None-Match 字段把特征字串发送给服务器，由服务器和文件最新特征字串进行匹配，来判断文件是否有更新。没有更新回包304，有更新回包200。Etag 和 Last-Modified 可根据需求使用一个或两个同时使用。两个同时使用时，只要满足其中一个条件，就认为文件没有更新。</w:t>
      </w:r>
    </w:p>
    <w:p w14:paraId="47EA87C0" w14:textId="4AA03C27" w:rsidR="000008D9" w:rsidRDefault="000008D9">
      <w:pPr>
        <w:pStyle w:val="30"/>
        <w:tabs>
          <w:tab w:val="left" w:pos="6960"/>
        </w:tabs>
        <w:spacing w:before="163" w:after="163" w:line="360" w:lineRule="auto"/>
      </w:pPr>
      <w:r>
        <w:rPr>
          <w:rFonts w:hint="eastAsia"/>
        </w:rPr>
        <w:t>2.2.2</w:t>
      </w:r>
      <w:bookmarkEnd w:id="109"/>
      <w:bookmarkEnd w:id="110"/>
      <w:bookmarkEnd w:id="111"/>
      <w:bookmarkEnd w:id="112"/>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lastRenderedPageBreak/>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w:t>
      </w:r>
      <w:r w:rsidRPr="004A44A5">
        <w:rPr>
          <w:rFonts w:hAnsi="宋体" w:hint="eastAsia"/>
        </w:rPr>
        <w:lastRenderedPageBreak/>
        <w:t>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lastRenderedPageBreak/>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75842162" w:rsidR="000557E0" w:rsidRPr="00035DFF" w:rsidRDefault="00035DFF" w:rsidP="00035DFF">
      <w:pPr>
        <w:pStyle w:val="a8"/>
        <w:jc w:val="center"/>
        <w:rPr>
          <w:rFonts w:ascii="黑体" w:hAnsi="黑体"/>
          <w:b/>
          <w:sz w:val="21"/>
          <w:szCs w:val="21"/>
        </w:rPr>
      </w:pPr>
      <w:bookmarkStart w:id="113" w:name="_Toc491896621"/>
      <w:r w:rsidRPr="00035DFF">
        <w:rPr>
          <w:rFonts w:ascii="黑体" w:hAnsi="黑体" w:hint="eastAsia"/>
          <w:b/>
          <w:sz w:val="21"/>
          <w:szCs w:val="21"/>
        </w:rPr>
        <w:t xml:space="preserve">表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sidRPr="00035DFF">
        <w:rPr>
          <w:rFonts w:ascii="黑体" w:hAnsi="黑体"/>
          <w:b/>
          <w:noProof/>
          <w:sz w:val="21"/>
          <w:szCs w:val="21"/>
        </w:rPr>
        <w:t>1</w:t>
      </w:r>
      <w:r w:rsidRPr="00035DFF">
        <w:rPr>
          <w:rFonts w:ascii="黑体" w:hAnsi="黑体"/>
          <w:b/>
          <w:sz w:val="21"/>
          <w:szCs w:val="21"/>
        </w:rPr>
        <w:fldChar w:fldCharType="end"/>
      </w:r>
      <w:r w:rsidRPr="00035DFF">
        <w:rPr>
          <w:rFonts w:ascii="黑体" w:hAnsi="黑体"/>
          <w:b/>
          <w:sz w:val="21"/>
          <w:szCs w:val="21"/>
        </w:rPr>
        <w:t xml:space="preserve"> </w:t>
      </w:r>
      <w:r w:rsidRPr="00035DFF">
        <w:rPr>
          <w:rFonts w:ascii="黑体" w:hAnsi="黑体" w:hint="eastAsia"/>
          <w:b/>
          <w:sz w:val="21"/>
          <w:szCs w:val="21"/>
        </w:rPr>
        <w:t>缓存机制对比</w:t>
      </w:r>
      <w:r w:rsidRPr="00035DFF">
        <w:rPr>
          <w:rFonts w:ascii="黑体" w:hAnsi="黑体"/>
          <w:b/>
          <w:sz w:val="21"/>
          <w:szCs w:val="21"/>
        </w:rPr>
        <w:t>表</w:t>
      </w:r>
      <w:bookmarkEnd w:id="113"/>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lastRenderedPageBreak/>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7A7E9E95" w:rsidR="006F6C83" w:rsidRDefault="006F6C83" w:rsidP="006F6C83">
      <w:pPr>
        <w:pStyle w:val="a0"/>
      </w:pPr>
      <w:r>
        <w:rPr>
          <w:rFonts w:hint="eastAsia"/>
        </w:rPr>
        <w:t>在2014年，W3C公布了</w:t>
      </w:r>
      <w:r w:rsidR="00E04818">
        <w:t>S</w:t>
      </w:r>
      <w:r>
        <w:rPr>
          <w:rFonts w:hint="eastAsia"/>
        </w:rPr>
        <w:t xml:space="preserve">ervice </w:t>
      </w:r>
      <w:r w:rsidR="00E04818">
        <w:t>W</w:t>
      </w:r>
      <w:r>
        <w:rPr>
          <w:rFonts w:hint="eastAsia"/>
        </w:rPr>
        <w:t>orker的草案，</w:t>
      </w:r>
      <w:r w:rsidR="00E04818">
        <w:t>S</w:t>
      </w:r>
      <w:r>
        <w:rPr>
          <w:rFonts w:hint="eastAsia"/>
        </w:rPr>
        <w:t xml:space="preserve">ervice </w:t>
      </w:r>
      <w:r w:rsidR="00E04818">
        <w:t>W</w:t>
      </w:r>
      <w:r>
        <w:rPr>
          <w:rFonts w:hint="eastAsia"/>
        </w:rPr>
        <w:t>orker提供了很多新的能力，使得</w:t>
      </w:r>
      <w:r w:rsidR="00E04818">
        <w:t>W</w:t>
      </w:r>
      <w:r>
        <w:rPr>
          <w:rFonts w:hint="eastAsia"/>
        </w:rPr>
        <w:t xml:space="preserve">eb </w:t>
      </w:r>
      <w:r w:rsidR="00E04818">
        <w:t>APP</w:t>
      </w:r>
      <w:r>
        <w:rPr>
          <w:rFonts w:hint="eastAsia"/>
        </w:rPr>
        <w:t>拥有与</w:t>
      </w:r>
      <w:r w:rsidR="00E04818">
        <w:t>N</w:t>
      </w:r>
      <w:r>
        <w:rPr>
          <w:rFonts w:hint="eastAsia"/>
        </w:rPr>
        <w:t xml:space="preserve">ative </w:t>
      </w:r>
      <w:r w:rsidR="00E04818">
        <w:t>APP</w:t>
      </w:r>
      <w:r>
        <w:rPr>
          <w:rFonts w:hint="eastAsia"/>
        </w:rPr>
        <w:t>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w:t>
      </w:r>
      <w:ins w:id="114" w:author="Microsoft Office 用户" w:date="2017-09-12T16:33:00Z">
        <w:r w:rsidR="00CC0594">
          <w:rPr>
            <w:rFonts w:hint="eastAsia"/>
          </w:rPr>
          <w:t>其中的实现离线的核心就是</w:t>
        </w:r>
        <w:r w:rsidR="00CC0594">
          <w:t>S</w:t>
        </w:r>
        <w:r w:rsidR="00CC0594">
          <w:rPr>
            <w:rFonts w:hint="eastAsia"/>
          </w:rPr>
          <w:t xml:space="preserve">ervice </w:t>
        </w:r>
        <w:r w:rsidR="00CC0594">
          <w:t>W</w:t>
        </w:r>
        <w:r w:rsidR="00CC0594">
          <w:rPr>
            <w:rFonts w:hint="eastAsia"/>
          </w:rPr>
          <w:t>orker</w:t>
        </w:r>
      </w:ins>
      <w:ins w:id="115" w:author="Microsoft Office 用户" w:date="2017-09-12T16:34:00Z">
        <w:r w:rsidR="00CC0594">
          <w:rPr>
            <w:rFonts w:hint="eastAsia"/>
          </w:rPr>
          <w:t>，</w:t>
        </w:r>
      </w:ins>
      <w:r w:rsidR="000E50B5" w:rsidRPr="000E50B5">
        <w:rPr>
          <w:rFonts w:hint="eastAsia"/>
        </w:rPr>
        <w:t>一个Service Worker是一段运行在浏览器后台进程里的脚本，他独立于当前页面，提供了那些不需要与</w:t>
      </w:r>
      <w:ins w:id="116" w:author="Microsoft Office 用户" w:date="2017-09-12T16:34:00Z">
        <w:r w:rsidR="00CC0594">
          <w:t>W</w:t>
        </w:r>
      </w:ins>
      <w:del w:id="117" w:author="Microsoft Office 用户" w:date="2017-09-12T16:34:00Z">
        <w:r w:rsidR="000E50B5" w:rsidRPr="000E50B5" w:rsidDel="00CC0594">
          <w:rPr>
            <w:rFonts w:hint="eastAsia"/>
          </w:rPr>
          <w:delText>w</w:delText>
        </w:r>
      </w:del>
      <w:r w:rsidR="000E50B5" w:rsidRPr="000E50B5">
        <w:rPr>
          <w:rFonts w:hint="eastAsia"/>
        </w:rPr>
        <w:t>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异步与回调。</w:t>
      </w:r>
    </w:p>
    <w:p w14:paraId="4601B5CE" w14:textId="77777777" w:rsidR="000E50B5" w:rsidRDefault="000E50B5" w:rsidP="000E50B5">
      <w:pPr>
        <w:pStyle w:val="a0"/>
      </w:pPr>
      <w:r>
        <w:rPr>
          <w:rFonts w:hint="eastAsia"/>
        </w:rPr>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w:t>
      </w:r>
      <w:r>
        <w:rPr>
          <w:rFonts w:hint="eastAsia"/>
        </w:rPr>
        <w:lastRenderedPageBreak/>
        <w:t>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w:t>
      </w:r>
      <w:r>
        <w:rPr>
          <w:rFonts w:hint="eastAsia"/>
        </w:rPr>
        <w:lastRenderedPageBreak/>
        <w:t>onfetch 和 onmessage事件来作为全局依赖处理程序。如果你需要持久话一些信息并在重新启动Service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r w:rsidR="007617FA">
        <w:t>报文头中定义，通过浏览器实现。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3C31C532" w14:textId="77777777" w:rsidR="00E04818" w:rsidRDefault="00E04818" w:rsidP="00344F36">
      <w:pPr>
        <w:pStyle w:val="a0"/>
      </w:pPr>
    </w:p>
    <w:p w14:paraId="1C493619" w14:textId="7BC6534B" w:rsidR="001C3250" w:rsidRDefault="000008D9" w:rsidP="001C3250">
      <w:pPr>
        <w:pStyle w:val="aff0"/>
        <w:spacing w:beforeLines="50" w:before="163" w:afterLines="50" w:after="163"/>
        <w:ind w:firstLine="640"/>
        <w:jc w:val="left"/>
        <w:rPr>
          <w:rFonts w:ascii="黑体" w:eastAsia="黑体"/>
        </w:rPr>
      </w:pPr>
      <w:bookmarkStart w:id="118" w:name="_Toc324178434"/>
      <w:bookmarkStart w:id="119" w:name="_Toc324179055"/>
      <w:bookmarkStart w:id="120" w:name="_Toc324432721"/>
      <w:bookmarkStart w:id="121" w:name="_Toc326079867"/>
      <w:r>
        <w:rPr>
          <w:rFonts w:ascii="黑体" w:eastAsia="黑体" w:hint="eastAsia"/>
        </w:rPr>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118"/>
      <w:bookmarkEnd w:id="119"/>
      <w:bookmarkEnd w:id="120"/>
      <w:bookmarkEnd w:id="121"/>
    </w:p>
    <w:p w14:paraId="2F4E08C3" w14:textId="4418056B" w:rsidR="001C3250" w:rsidRPr="00E04818" w:rsidRDefault="001C3250" w:rsidP="00E04818">
      <w:pPr>
        <w:pStyle w:val="Aff1"/>
        <w:ind w:firstLine="425"/>
        <w:rPr>
          <w:rFonts w:ascii="宋体" w:eastAsia="宋体" w:hAnsi="宋体" w:cs="宋体"/>
        </w:rPr>
      </w:pPr>
      <w:r w:rsidRPr="00E04818">
        <w:rPr>
          <w:rFonts w:ascii="宋体" w:eastAsia="宋体" w:hAnsi="宋体" w:cs="宋体" w:hint="eastAsia"/>
        </w:rPr>
        <w:t>本章</w:t>
      </w:r>
      <w:r w:rsidR="00154BCC" w:rsidRPr="00E04818">
        <w:rPr>
          <w:rFonts w:ascii="宋体" w:eastAsia="宋体" w:hAnsi="宋体" w:cs="宋体" w:hint="eastAsia"/>
        </w:rPr>
        <w:t>首</w:t>
      </w:r>
      <w:r w:rsidR="00154BCC" w:rsidRPr="00E04818">
        <w:rPr>
          <w:rFonts w:ascii="宋体" w:eastAsia="宋体" w:hAnsi="宋体" w:cs="宋体"/>
        </w:rPr>
        <w:t>先</w:t>
      </w:r>
      <w:r w:rsidR="00154BCC" w:rsidRPr="00E04818">
        <w:rPr>
          <w:rFonts w:ascii="宋体" w:eastAsia="宋体" w:hAnsi="宋体" w:cs="宋体" w:hint="eastAsia"/>
        </w:rPr>
        <w:t>分析</w:t>
      </w:r>
      <w:r w:rsidR="00154BCC" w:rsidRPr="00E04818">
        <w:rPr>
          <w:rFonts w:ascii="宋体" w:eastAsia="宋体" w:hAnsi="宋体" w:cs="宋体"/>
        </w:rPr>
        <w:t>目前</w:t>
      </w:r>
      <w:r w:rsidR="00154BCC" w:rsidRPr="00E04818">
        <w:rPr>
          <w:rFonts w:ascii="宋体" w:eastAsia="宋体" w:hAnsi="宋体" w:cs="宋体" w:hint="eastAsia"/>
        </w:rPr>
        <w:t>三大</w:t>
      </w:r>
      <w:r w:rsidR="00154BCC" w:rsidRPr="00E04818">
        <w:rPr>
          <w:rFonts w:ascii="宋体" w:eastAsia="宋体" w:hAnsi="宋体" w:cs="宋体"/>
        </w:rPr>
        <w:t>移动应用开发模式的</w:t>
      </w:r>
      <w:r w:rsidR="00154BCC" w:rsidRPr="00E04818">
        <w:rPr>
          <w:rFonts w:ascii="宋体" w:eastAsia="宋体" w:hAnsi="宋体" w:cs="宋体" w:hint="eastAsia"/>
        </w:rPr>
        <w:t>优</w:t>
      </w:r>
      <w:r w:rsidR="00154BCC" w:rsidRPr="00E04818">
        <w:rPr>
          <w:rFonts w:ascii="宋体" w:eastAsia="宋体" w:hAnsi="宋体" w:cs="宋体"/>
        </w:rPr>
        <w:t>缺点</w:t>
      </w:r>
      <w:r w:rsidR="00154BCC" w:rsidRPr="00E04818">
        <w:rPr>
          <w:rFonts w:ascii="宋体" w:eastAsia="宋体" w:hAnsi="宋体" w:cs="宋体" w:hint="eastAsia"/>
        </w:rPr>
        <w:t>。</w:t>
      </w:r>
      <w:r w:rsidR="00154BCC" w:rsidRPr="00E04818">
        <w:rPr>
          <w:rFonts w:ascii="宋体" w:eastAsia="宋体" w:hAnsi="宋体" w:cs="宋体"/>
        </w:rPr>
        <w:t>并</w:t>
      </w:r>
      <w:r w:rsidR="00154BCC" w:rsidRPr="00E04818">
        <w:rPr>
          <w:rFonts w:ascii="宋体" w:eastAsia="宋体" w:hAnsi="宋体" w:cs="宋体" w:hint="eastAsia"/>
        </w:rPr>
        <w:t>将S</w:t>
      </w:r>
      <w:r w:rsidR="00154BCC" w:rsidRPr="00E04818">
        <w:rPr>
          <w:rFonts w:ascii="宋体" w:eastAsia="宋体" w:hAnsi="宋体" w:cs="宋体"/>
        </w:rPr>
        <w:t>ervice Worker</w:t>
      </w:r>
      <w:r w:rsidR="00154BCC" w:rsidRPr="00E04818">
        <w:rPr>
          <w:rFonts w:ascii="宋体" w:eastAsia="宋体" w:hAnsi="宋体" w:cs="宋体" w:hint="eastAsia"/>
        </w:rPr>
        <w:t>技术应用W</w:t>
      </w:r>
      <w:r w:rsidR="00154BCC" w:rsidRPr="00E04818">
        <w:rPr>
          <w:rFonts w:ascii="宋体" w:eastAsia="宋体" w:hAnsi="宋体" w:cs="宋体"/>
        </w:rPr>
        <w:t>eb</w:t>
      </w:r>
      <w:r w:rsidR="00154BCC" w:rsidRPr="00E04818">
        <w:rPr>
          <w:rFonts w:ascii="宋体" w:eastAsia="宋体" w:hAnsi="宋体" w:cs="宋体" w:hint="eastAsia"/>
        </w:rPr>
        <w:t>应用</w:t>
      </w:r>
      <w:r w:rsidR="00154BCC" w:rsidRPr="00E04818">
        <w:rPr>
          <w:rFonts w:ascii="宋体" w:eastAsia="宋体" w:hAnsi="宋体" w:cs="宋体"/>
        </w:rPr>
        <w:t>开发</w:t>
      </w:r>
      <w:r w:rsidR="00154BCC" w:rsidRPr="00E04818">
        <w:rPr>
          <w:rFonts w:ascii="宋体" w:eastAsia="宋体" w:hAnsi="宋体" w:cs="宋体" w:hint="eastAsia"/>
        </w:rPr>
        <w:t>中</w:t>
      </w:r>
      <w:r w:rsidR="00154BCC" w:rsidRPr="00E04818">
        <w:rPr>
          <w:rFonts w:ascii="宋体" w:eastAsia="宋体" w:hAnsi="宋体" w:cs="宋体"/>
        </w:rPr>
        <w:t>，</w:t>
      </w:r>
      <w:r w:rsidR="00154BCC" w:rsidRPr="00E04818">
        <w:rPr>
          <w:rFonts w:ascii="宋体" w:eastAsia="宋体" w:hAnsi="宋体" w:cs="宋体" w:hint="eastAsia"/>
        </w:rPr>
        <w:t>对</w:t>
      </w:r>
      <w:r w:rsidR="00154BCC" w:rsidRPr="00E04818">
        <w:rPr>
          <w:rFonts w:ascii="宋体" w:eastAsia="宋体" w:hAnsi="宋体" w:cs="宋体"/>
        </w:rPr>
        <w:t>离线应用需求进行分析，</w:t>
      </w:r>
      <w:r w:rsidR="00B52A14" w:rsidRPr="00E04818">
        <w:rPr>
          <w:rFonts w:ascii="宋体" w:eastAsia="宋体" w:hAnsi="宋体" w:cs="宋体" w:hint="eastAsia"/>
        </w:rPr>
        <w:t>分</w:t>
      </w:r>
      <w:r w:rsidR="00B52A14" w:rsidRPr="00E04818">
        <w:rPr>
          <w:rFonts w:ascii="宋体" w:eastAsia="宋体" w:hAnsi="宋体" w:cs="宋体"/>
        </w:rPr>
        <w:t>别对离线数据访问、离线数据提交、离线数据同步进行分析，实现离线应用框架的总体设计</w:t>
      </w:r>
      <w:r w:rsidR="00154BCC" w:rsidRPr="00E04818">
        <w:rPr>
          <w:rFonts w:ascii="宋体" w:eastAsia="宋体" w:hAnsi="宋体" w:cs="宋体"/>
        </w:rPr>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Pr="00E04818" w:rsidRDefault="00485DF0" w:rsidP="00E04818">
      <w:pPr>
        <w:pStyle w:val="Aff1"/>
        <w:ind w:firstLine="425"/>
        <w:rPr>
          <w:rFonts w:ascii="宋体" w:eastAsia="宋体" w:hAnsi="宋体" w:cs="宋体"/>
        </w:rPr>
      </w:pPr>
      <w:r w:rsidRPr="00E04818">
        <w:rPr>
          <w:rFonts w:ascii="宋体" w:eastAsia="宋体" w:hAnsi="宋体" w:cs="宋体" w:hint="eastAsia"/>
        </w:rPr>
        <w:t>随着</w:t>
      </w:r>
      <w:r w:rsidRPr="00E04818">
        <w:rPr>
          <w:rFonts w:ascii="宋体" w:eastAsia="宋体" w:hAnsi="宋体" w:cs="宋体"/>
        </w:rPr>
        <w:t>移动互联网的发展，移动应用得到了广泛的应</w:t>
      </w:r>
      <w:r w:rsidRPr="00E04818">
        <w:rPr>
          <w:rFonts w:ascii="宋体" w:eastAsia="宋体" w:hAnsi="宋体" w:cs="宋体" w:hint="eastAsia"/>
        </w:rPr>
        <w:t>用</w:t>
      </w:r>
      <w:r w:rsidRPr="00E04818">
        <w:rPr>
          <w:rFonts w:ascii="宋体" w:eastAsia="宋体" w:hAnsi="宋体" w:cs="宋体"/>
        </w:rPr>
        <w:t>。</w:t>
      </w:r>
      <w:r w:rsidRPr="00E04818">
        <w:rPr>
          <w:rFonts w:ascii="宋体" w:eastAsia="宋体" w:hAnsi="宋体" w:cs="宋体" w:hint="eastAsia"/>
        </w:rPr>
        <w:t>形</w:t>
      </w:r>
      <w:r w:rsidRPr="00E04818">
        <w:rPr>
          <w:rFonts w:ascii="宋体" w:eastAsia="宋体" w:hAnsi="宋体" w:cs="宋体"/>
        </w:rPr>
        <w:t>成了三</w:t>
      </w:r>
      <w:r w:rsidRPr="00E04818">
        <w:rPr>
          <w:rFonts w:ascii="宋体" w:eastAsia="宋体" w:hAnsi="宋体" w:cs="宋体" w:hint="eastAsia"/>
        </w:rPr>
        <w:t>大</w:t>
      </w:r>
      <w:r w:rsidRPr="00E04818">
        <w:rPr>
          <w:rFonts w:ascii="宋体" w:eastAsia="宋体" w:hAnsi="宋体" w:cs="宋体"/>
        </w:rPr>
        <w:t>开发模式</w:t>
      </w:r>
      <w:r w:rsidR="004D5A6D" w:rsidRPr="00E04818">
        <w:rPr>
          <w:rFonts w:ascii="宋体" w:eastAsia="宋体" w:hAnsi="宋体" w:cs="宋体" w:hint="eastAsia"/>
        </w:rPr>
        <w:t>：原</w:t>
      </w:r>
      <w:r w:rsidR="004D5A6D" w:rsidRPr="00E04818">
        <w:rPr>
          <w:rFonts w:ascii="宋体" w:eastAsia="宋体" w:hAnsi="宋体" w:cs="宋体"/>
        </w:rPr>
        <w:t>生应用</w:t>
      </w:r>
      <w:r w:rsidR="004D5A6D" w:rsidRPr="00E04818">
        <w:rPr>
          <w:rFonts w:ascii="宋体" w:eastAsia="宋体" w:hAnsi="宋体" w:cs="宋体" w:hint="eastAsia"/>
        </w:rPr>
        <w:t>（</w:t>
      </w:r>
      <w:r w:rsidR="004D5A6D" w:rsidRPr="00E04818">
        <w:rPr>
          <w:rFonts w:ascii="宋体" w:eastAsia="宋体" w:hAnsi="宋体" w:cs="宋体"/>
        </w:rPr>
        <w:t>Native App）、</w:t>
      </w:r>
      <w:r w:rsidR="004D5A6D" w:rsidRPr="00E04818">
        <w:rPr>
          <w:rFonts w:ascii="宋体" w:eastAsia="宋体" w:hAnsi="宋体" w:cs="宋体" w:hint="eastAsia"/>
        </w:rPr>
        <w:t>Web应用（</w:t>
      </w:r>
      <w:r w:rsidR="004D5A6D" w:rsidRPr="00E04818">
        <w:rPr>
          <w:rFonts w:ascii="宋体" w:eastAsia="宋体" w:hAnsi="宋体" w:cs="宋体"/>
        </w:rPr>
        <w:t>Web App）、混合应用</w:t>
      </w:r>
      <w:r w:rsidR="004D5A6D" w:rsidRPr="00E04818">
        <w:rPr>
          <w:rFonts w:ascii="宋体" w:eastAsia="宋体" w:hAnsi="宋体" w:cs="宋体" w:hint="eastAsia"/>
        </w:rPr>
        <w:t>（</w:t>
      </w:r>
      <w:r w:rsidR="004D5A6D" w:rsidRPr="00E04818">
        <w:rPr>
          <w:rFonts w:ascii="宋体" w:eastAsia="宋体" w:hAnsi="宋体" w:cs="宋体"/>
        </w:rPr>
        <w:t>Hybrid App）。</w:t>
      </w:r>
    </w:p>
    <w:p w14:paraId="546509F9" w14:textId="203D34B7" w:rsidR="0043515B" w:rsidRPr="00E04818" w:rsidRDefault="004D5A6D" w:rsidP="00E04818">
      <w:pPr>
        <w:pStyle w:val="Aff1"/>
        <w:ind w:firstLine="425"/>
        <w:rPr>
          <w:rFonts w:ascii="宋体" w:eastAsia="宋体" w:hAnsi="宋体" w:cs="宋体"/>
        </w:rPr>
      </w:pPr>
      <w:r w:rsidRPr="00E04818">
        <w:rPr>
          <w:rFonts w:ascii="宋体" w:eastAsia="宋体" w:hAnsi="宋体" w:cs="宋体"/>
        </w:rPr>
        <w:t>Native App</w:t>
      </w:r>
      <w:r w:rsidRPr="00E04818">
        <w:rPr>
          <w:rFonts w:ascii="宋体" w:eastAsia="宋体" w:hAnsi="宋体" w:cs="宋体" w:hint="eastAsia"/>
        </w:rPr>
        <w:t>，以基于智能手机本地操作系统如iOS、Android、</w:t>
      </w:r>
      <w:r w:rsidR="00D40DFB" w:rsidRPr="00E04818">
        <w:rPr>
          <w:rFonts w:ascii="宋体" w:eastAsia="宋体" w:hAnsi="宋体" w:cs="宋体" w:hint="eastAsia"/>
        </w:rPr>
        <w:t>黑莓等</w:t>
      </w:r>
      <w:r w:rsidR="00D40DFB" w:rsidRPr="00E04818">
        <w:rPr>
          <w:rFonts w:ascii="宋体" w:eastAsia="宋体" w:hAnsi="宋体" w:cs="宋体"/>
        </w:rPr>
        <w:t>等</w:t>
      </w:r>
      <w:r w:rsidRPr="00E04818">
        <w:rPr>
          <w:rFonts w:ascii="宋体" w:eastAsia="宋体" w:hAnsi="宋体" w:cs="宋体" w:hint="eastAsia"/>
        </w:rPr>
        <w:t>并使用原生</w:t>
      </w:r>
      <w:r w:rsidRPr="00E04818">
        <w:rPr>
          <w:rFonts w:ascii="宋体" w:eastAsia="宋体" w:hAnsi="宋体" w:cs="宋体" w:hint="eastAsia"/>
        </w:rPr>
        <w:lastRenderedPageBreak/>
        <w:t>程式(SDK)编写运行的需要用户安装使用的第三方应用程序</w:t>
      </w:r>
      <w:r w:rsidR="005257C5" w:rsidRPr="00E04818">
        <w:rPr>
          <w:rFonts w:ascii="宋体" w:eastAsia="宋体" w:hAnsi="宋体" w:cs="宋体" w:hint="eastAsia"/>
        </w:rPr>
        <w:t>；</w:t>
      </w:r>
      <w:r w:rsidRPr="00E04818">
        <w:rPr>
          <w:rFonts w:ascii="宋体" w:eastAsia="宋体" w:hAnsi="宋体" w:cs="宋体"/>
        </w:rPr>
        <w:t>Web APP</w:t>
      </w:r>
      <w:r w:rsidRPr="00E04818">
        <w:rPr>
          <w:rFonts w:ascii="宋体" w:eastAsia="宋体" w:hAnsi="宋体" w:cs="宋体" w:hint="eastAsia"/>
        </w:rPr>
        <w:t>，以</w:t>
      </w:r>
      <w:r w:rsidR="005257C5" w:rsidRPr="00E04818">
        <w:rPr>
          <w:rFonts w:ascii="宋体" w:eastAsia="宋体" w:hAnsi="宋体" w:cs="宋体" w:hint="eastAsia"/>
        </w:rPr>
        <w:t>HTML+JS</w:t>
      </w:r>
      <w:r w:rsidRPr="00E04818">
        <w:rPr>
          <w:rFonts w:ascii="宋体" w:eastAsia="宋体" w:hAnsi="宋体" w:cs="宋体" w:hint="eastAsia"/>
        </w:rPr>
        <w:t>+CSS等</w:t>
      </w:r>
      <w:r w:rsidR="00046B99" w:rsidRPr="00E04818">
        <w:rPr>
          <w:rFonts w:ascii="宋体" w:eastAsia="宋体" w:hAnsi="宋体" w:cs="宋体" w:hint="eastAsia"/>
        </w:rPr>
        <w:t>W</w:t>
      </w:r>
      <w:r w:rsidR="00046B99" w:rsidRPr="00E04818">
        <w:rPr>
          <w:rFonts w:ascii="宋体" w:eastAsia="宋体" w:hAnsi="宋体" w:cs="宋体"/>
        </w:rPr>
        <w:t>eb</w:t>
      </w:r>
      <w:r w:rsidRPr="00E04818">
        <w:rPr>
          <w:rFonts w:ascii="宋体" w:eastAsia="宋体" w:hAnsi="宋体" w:cs="宋体" w:hint="eastAsia"/>
        </w:rPr>
        <w:t>技术编程，代码运行在移动端浏览器中，通过该移动端浏览器来调用Device API（取决于HTML5未来的支持能力）的不需要用户安装的应用程序</w:t>
      </w:r>
      <w:r w:rsidR="005257C5" w:rsidRPr="00E04818">
        <w:rPr>
          <w:rFonts w:ascii="宋体" w:eastAsia="宋体" w:hAnsi="宋体" w:cs="宋体" w:hint="eastAsia"/>
        </w:rPr>
        <w:t>；</w:t>
      </w:r>
      <w:r w:rsidRPr="00E04818">
        <w:rPr>
          <w:rFonts w:ascii="宋体" w:eastAsia="宋体" w:hAnsi="宋体" w:cs="宋体"/>
        </w:rPr>
        <w:t>Hybrid App</w:t>
      </w:r>
      <w:r w:rsidRPr="00E04818">
        <w:rPr>
          <w:rFonts w:ascii="宋体" w:eastAsia="宋体" w:hAnsi="宋体" w:cs="宋体" w:hint="eastAsia"/>
        </w:rPr>
        <w:t>，同时使用网页语言(Web技术)与程序语言(Java、Objective-C等)开发，通过应用商店区分移动操作系统分发，需要用户安装使用的移动应用。</w:t>
      </w:r>
      <w:r w:rsidR="005257C5" w:rsidRPr="00E04818">
        <w:rPr>
          <w:rFonts w:ascii="宋体" w:eastAsia="宋体" w:hAnsi="宋体" w:cs="宋体" w:hint="eastAsia"/>
        </w:rPr>
        <w:t>三</w:t>
      </w:r>
      <w:r w:rsidR="005257C5" w:rsidRPr="00E04818">
        <w:rPr>
          <w:rFonts w:ascii="宋体" w:eastAsia="宋体" w:hAnsi="宋体" w:cs="宋体"/>
        </w:rPr>
        <w:t>大模式对</w:t>
      </w:r>
      <w:r w:rsidR="005257C5" w:rsidRPr="00E04818">
        <w:rPr>
          <w:rFonts w:ascii="宋体" w:eastAsia="宋体" w:hAnsi="宋体" w:cs="宋体" w:hint="eastAsia"/>
        </w:rPr>
        <w:t>比</w:t>
      </w:r>
      <w:r w:rsidR="005257C5" w:rsidRPr="00E04818">
        <w:rPr>
          <w:rFonts w:ascii="宋体" w:eastAsia="宋体" w:hAnsi="宋体" w:cs="宋体"/>
        </w:rPr>
        <w:t>如下表</w:t>
      </w:r>
      <w:r w:rsidR="00085EF9" w:rsidRPr="00E04818">
        <w:rPr>
          <w:rFonts w:ascii="宋体" w:eastAsia="宋体" w:hAnsi="宋体" w:cs="宋体" w:hint="eastAsia"/>
        </w:rPr>
        <w:t>2</w:t>
      </w:r>
      <w:r w:rsidR="005257C5" w:rsidRPr="00E04818">
        <w:rPr>
          <w:rFonts w:ascii="宋体" w:eastAsia="宋体" w:hAnsi="宋体" w:cs="宋体"/>
        </w:rPr>
        <w:t>所示。</w:t>
      </w:r>
    </w:p>
    <w:p w14:paraId="799BFA0F" w14:textId="3DC7666E" w:rsidR="00085EF9" w:rsidRPr="00035DFF" w:rsidRDefault="00085EF9" w:rsidP="00035DFF">
      <w:pPr>
        <w:pStyle w:val="a8"/>
        <w:jc w:val="center"/>
        <w:rPr>
          <w:rFonts w:ascii="黑体" w:hAnsi="黑体"/>
          <w:b/>
          <w:sz w:val="21"/>
          <w:szCs w:val="21"/>
        </w:rPr>
      </w:pPr>
      <w:bookmarkStart w:id="122" w:name="_Toc491896622"/>
      <w:r w:rsidRPr="00035DFF">
        <w:rPr>
          <w:rFonts w:ascii="黑体" w:hAnsi="黑体" w:hint="eastAsia"/>
          <w:b/>
          <w:sz w:val="21"/>
          <w:szCs w:val="21"/>
        </w:rPr>
        <w:t>表</w:t>
      </w:r>
      <w:r w:rsidR="00035DFF" w:rsidRPr="00035DFF">
        <w:rPr>
          <w:rFonts w:ascii="黑体" w:hAnsi="黑体"/>
          <w:b/>
          <w:sz w:val="21"/>
          <w:szCs w:val="21"/>
        </w:rPr>
        <w:fldChar w:fldCharType="begin"/>
      </w:r>
      <w:r w:rsidR="00035DFF" w:rsidRPr="00035DFF">
        <w:rPr>
          <w:rFonts w:ascii="黑体" w:hAnsi="黑体"/>
          <w:b/>
          <w:sz w:val="21"/>
          <w:szCs w:val="21"/>
        </w:rPr>
        <w:instrText xml:space="preserve"> </w:instrText>
      </w:r>
      <w:r w:rsidR="00035DFF" w:rsidRPr="00035DFF">
        <w:rPr>
          <w:rFonts w:ascii="黑体" w:hAnsi="黑体" w:hint="eastAsia"/>
          <w:b/>
          <w:sz w:val="21"/>
          <w:szCs w:val="21"/>
        </w:rPr>
        <w:instrText>SEQ 表 \* ARABIC</w:instrText>
      </w:r>
      <w:r w:rsidR="00035DFF" w:rsidRPr="00035DFF">
        <w:rPr>
          <w:rFonts w:ascii="黑体" w:hAnsi="黑体"/>
          <w:b/>
          <w:sz w:val="21"/>
          <w:szCs w:val="21"/>
        </w:rPr>
        <w:instrText xml:space="preserve"> </w:instrText>
      </w:r>
      <w:r w:rsidR="00035DFF" w:rsidRPr="00035DFF">
        <w:rPr>
          <w:rFonts w:ascii="黑体" w:hAnsi="黑体"/>
          <w:b/>
          <w:sz w:val="21"/>
          <w:szCs w:val="21"/>
        </w:rPr>
        <w:fldChar w:fldCharType="separate"/>
      </w:r>
      <w:r w:rsidR="00035DFF">
        <w:rPr>
          <w:rFonts w:ascii="黑体" w:hAnsi="黑体"/>
          <w:b/>
          <w:noProof/>
          <w:sz w:val="21"/>
          <w:szCs w:val="21"/>
        </w:rPr>
        <w:t>2</w:t>
      </w:r>
      <w:r w:rsidR="00035DFF" w:rsidRPr="00035DFF">
        <w:rPr>
          <w:rFonts w:ascii="黑体" w:hAnsi="黑体"/>
          <w:b/>
          <w:sz w:val="21"/>
          <w:szCs w:val="21"/>
        </w:rPr>
        <w:fldChar w:fldCharType="end"/>
      </w:r>
      <w:r w:rsidRPr="00035DFF">
        <w:rPr>
          <w:rFonts w:ascii="黑体" w:hAnsi="黑体" w:hint="eastAsia"/>
          <w:b/>
          <w:sz w:val="21"/>
          <w:szCs w:val="21"/>
        </w:rPr>
        <w:t>移</w:t>
      </w:r>
      <w:r w:rsidRPr="00035DFF">
        <w:rPr>
          <w:rFonts w:ascii="黑体" w:hAnsi="黑体"/>
          <w:b/>
          <w:sz w:val="21"/>
          <w:szCs w:val="21"/>
        </w:rPr>
        <w:t>动</w:t>
      </w:r>
      <w:r w:rsidRPr="00035DFF">
        <w:rPr>
          <w:rFonts w:ascii="黑体" w:hAnsi="黑体" w:hint="eastAsia"/>
          <w:b/>
          <w:sz w:val="21"/>
          <w:szCs w:val="21"/>
        </w:rPr>
        <w:t>应用开</w:t>
      </w:r>
      <w:r w:rsidRPr="00035DFF">
        <w:rPr>
          <w:rFonts w:ascii="黑体" w:hAnsi="黑体"/>
          <w:b/>
          <w:sz w:val="21"/>
          <w:szCs w:val="21"/>
        </w:rPr>
        <w:t>发模式对比</w:t>
      </w:r>
      <w:r w:rsidRPr="00035DFF">
        <w:rPr>
          <w:rFonts w:ascii="黑体" w:hAnsi="黑体" w:hint="eastAsia"/>
          <w:b/>
          <w:sz w:val="21"/>
          <w:szCs w:val="21"/>
        </w:rPr>
        <w:t>表</w:t>
      </w:r>
      <w:bookmarkEnd w:id="122"/>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0860B4ED" w:rsidR="009D479E" w:rsidRPr="00E04818" w:rsidRDefault="00334ED0" w:rsidP="00E04818">
      <w:pPr>
        <w:pStyle w:val="Aff1"/>
        <w:ind w:firstLine="425"/>
        <w:rPr>
          <w:rFonts w:ascii="宋体" w:eastAsia="宋体" w:hAnsi="宋体" w:cs="宋体"/>
        </w:rPr>
      </w:pPr>
      <w:r w:rsidRPr="00E04818">
        <w:rPr>
          <w:rFonts w:ascii="宋体" w:eastAsia="宋体" w:hAnsi="宋体" w:cs="宋体"/>
          <w:noProof/>
        </w:rPr>
        <w:drawing>
          <wp:anchor distT="0" distB="0" distL="114300" distR="114300" simplePos="0" relativeHeight="251679232" behindDoc="0" locked="0" layoutInCell="1" allowOverlap="1" wp14:anchorId="731232D8" wp14:editId="18936052">
            <wp:simplePos x="0" y="0"/>
            <wp:positionH relativeFrom="column">
              <wp:posOffset>-38100</wp:posOffset>
            </wp:positionH>
            <wp:positionV relativeFrom="paragraph">
              <wp:posOffset>1700530</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9D479E" w:rsidRPr="00E04818">
        <w:rPr>
          <w:rFonts w:ascii="宋体" w:eastAsia="宋体" w:hAnsi="宋体" w:cs="宋体" w:hint="eastAsia"/>
        </w:rPr>
        <w:t>从</w:t>
      </w:r>
      <w:r w:rsidR="009D479E" w:rsidRPr="00E04818">
        <w:rPr>
          <w:rFonts w:ascii="宋体" w:eastAsia="宋体" w:hAnsi="宋体" w:cs="宋体"/>
        </w:rPr>
        <w:t>上表可以看出，Web App</w:t>
      </w:r>
      <w:r w:rsidR="009D479E" w:rsidRPr="00E04818">
        <w:rPr>
          <w:rFonts w:ascii="宋体" w:eastAsia="宋体" w:hAnsi="宋体" w:cs="宋体" w:hint="eastAsia"/>
        </w:rPr>
        <w:t>和</w:t>
      </w:r>
      <w:r w:rsidR="009D479E" w:rsidRPr="00E04818">
        <w:rPr>
          <w:rFonts w:ascii="宋体" w:eastAsia="宋体" w:hAnsi="宋体" w:cs="宋体"/>
        </w:rPr>
        <w:t>Native App</w:t>
      </w:r>
      <w:r w:rsidR="009D479E" w:rsidRPr="00E04818">
        <w:rPr>
          <w:rFonts w:ascii="宋体" w:eastAsia="宋体" w:hAnsi="宋体" w:cs="宋体" w:hint="eastAsia"/>
        </w:rPr>
        <w:t>还</w:t>
      </w:r>
      <w:r w:rsidR="009D479E" w:rsidRPr="00E04818">
        <w:rPr>
          <w:rFonts w:ascii="宋体" w:eastAsia="宋体" w:hAnsi="宋体" w:cs="宋体"/>
        </w:rPr>
        <w:t>存在一定的差距，</w:t>
      </w:r>
      <w:r w:rsidR="009D479E" w:rsidRPr="00E04818">
        <w:rPr>
          <w:rFonts w:ascii="宋体" w:eastAsia="宋体" w:hAnsi="宋体" w:cs="宋体" w:hint="eastAsia"/>
        </w:rPr>
        <w:t>尤其</w:t>
      </w:r>
      <w:r w:rsidR="009D479E" w:rsidRPr="00E04818">
        <w:rPr>
          <w:rFonts w:ascii="宋体" w:eastAsia="宋体" w:hAnsi="宋体" w:cs="宋体"/>
        </w:rPr>
        <w:t>是对网络的</w:t>
      </w:r>
      <w:r w:rsidR="009D479E" w:rsidRPr="00E04818">
        <w:rPr>
          <w:rFonts w:ascii="宋体" w:eastAsia="宋体" w:hAnsi="宋体" w:cs="宋体" w:hint="eastAsia"/>
        </w:rPr>
        <w:t>依赖</w:t>
      </w:r>
      <w:r w:rsidR="009D479E" w:rsidRPr="00E04818">
        <w:rPr>
          <w:rFonts w:ascii="宋体" w:eastAsia="宋体" w:hAnsi="宋体" w:cs="宋体"/>
        </w:rPr>
        <w:lastRenderedPageBreak/>
        <w:t>性</w:t>
      </w:r>
      <w:r w:rsidR="009D479E" w:rsidRPr="00E04818">
        <w:rPr>
          <w:rFonts w:ascii="宋体" w:eastAsia="宋体" w:hAnsi="宋体" w:cs="宋体" w:hint="eastAsia"/>
        </w:rPr>
        <w:t>更</w:t>
      </w:r>
      <w:r w:rsidR="009D479E" w:rsidRPr="00E04818">
        <w:rPr>
          <w:rFonts w:ascii="宋体" w:eastAsia="宋体" w:hAnsi="宋体" w:cs="宋体"/>
        </w:rPr>
        <w:t>高。</w:t>
      </w:r>
      <w:r w:rsidR="009D479E" w:rsidRPr="00E04818">
        <w:rPr>
          <w:rFonts w:ascii="宋体" w:eastAsia="宋体" w:hAnsi="宋体" w:cs="宋体" w:hint="eastAsia"/>
        </w:rPr>
        <w:t>S</w:t>
      </w:r>
      <w:r w:rsidR="009D479E" w:rsidRPr="00E04818">
        <w:rPr>
          <w:rFonts w:ascii="宋体" w:eastAsia="宋体" w:hAnsi="宋体" w:cs="宋体"/>
        </w:rPr>
        <w:t>ervice</w:t>
      </w:r>
      <w:r w:rsidR="009D479E" w:rsidRPr="00E04818">
        <w:rPr>
          <w:rFonts w:ascii="宋体" w:eastAsia="宋体" w:hAnsi="宋体" w:cs="宋体" w:hint="eastAsia"/>
        </w:rPr>
        <w:t xml:space="preserve"> </w:t>
      </w:r>
      <w:r w:rsidR="009D479E" w:rsidRPr="00E04818">
        <w:rPr>
          <w:rFonts w:ascii="宋体" w:eastAsia="宋体" w:hAnsi="宋体" w:cs="宋体"/>
        </w:rPr>
        <w:t>Workers</w:t>
      </w:r>
      <w:r w:rsidR="009D479E" w:rsidRPr="00E04818">
        <w:rPr>
          <w:rFonts w:ascii="宋体" w:eastAsia="宋体" w:hAnsi="宋体" w:cs="宋体" w:hint="eastAsia"/>
        </w:rPr>
        <w:t>的</w:t>
      </w:r>
      <w:r w:rsidR="009D479E" w:rsidRPr="00E04818">
        <w:rPr>
          <w:rFonts w:ascii="宋体" w:eastAsia="宋体" w:hAnsi="宋体" w:cs="宋体"/>
        </w:rPr>
        <w:t>出现</w:t>
      </w:r>
      <w:r w:rsidR="009D479E" w:rsidRPr="00E04818">
        <w:rPr>
          <w:rFonts w:ascii="宋体" w:eastAsia="宋体" w:hAnsi="宋体" w:cs="宋体" w:hint="eastAsia"/>
        </w:rPr>
        <w:t>，</w:t>
      </w:r>
      <w:r w:rsidR="009D479E" w:rsidRPr="00E04818">
        <w:rPr>
          <w:rFonts w:ascii="宋体" w:eastAsia="宋体" w:hAnsi="宋体" w:cs="宋体"/>
        </w:rPr>
        <w:t>改变了这一现状。</w:t>
      </w:r>
      <w:r w:rsidR="009D479E" w:rsidRPr="00E04818">
        <w:rPr>
          <w:rFonts w:ascii="宋体" w:eastAsia="宋体" w:hAnsi="宋体" w:cs="宋体" w:hint="eastAsia"/>
        </w:rPr>
        <w:t>Service Worker</w:t>
      </w:r>
      <w:r w:rsidR="009D479E" w:rsidRPr="00E04818">
        <w:rPr>
          <w:rFonts w:ascii="宋体" w:eastAsia="宋体" w:hAnsi="宋体" w:cs="宋体"/>
        </w:rPr>
        <w:t>s</w:t>
      </w:r>
      <w:r w:rsidR="009D479E" w:rsidRPr="00E04818">
        <w:rPr>
          <w:rFonts w:ascii="宋体" w:eastAsia="宋体" w:hAnsi="宋体" w:cs="宋体" w:hint="eastAsia"/>
        </w:rPr>
        <w:t>提供了很多新的能力，使得</w:t>
      </w:r>
      <w:r w:rsidR="00046B99" w:rsidRPr="00E04818">
        <w:rPr>
          <w:rFonts w:ascii="宋体" w:eastAsia="宋体" w:hAnsi="宋体" w:cs="宋体"/>
        </w:rPr>
        <w:t>W</w:t>
      </w:r>
      <w:r w:rsidR="009D479E" w:rsidRPr="00E04818">
        <w:rPr>
          <w:rFonts w:ascii="宋体" w:eastAsia="宋体" w:hAnsi="宋体" w:cs="宋体" w:hint="eastAsia"/>
        </w:rPr>
        <w:t xml:space="preserve">eb </w:t>
      </w:r>
      <w:r w:rsidR="00046B99" w:rsidRPr="00E04818">
        <w:rPr>
          <w:rFonts w:ascii="宋体" w:eastAsia="宋体" w:hAnsi="宋体" w:cs="宋体"/>
        </w:rPr>
        <w:t>A</w:t>
      </w:r>
      <w:r w:rsidR="009D479E" w:rsidRPr="00E04818">
        <w:rPr>
          <w:rFonts w:ascii="宋体" w:eastAsia="宋体" w:hAnsi="宋体" w:cs="宋体" w:hint="eastAsia"/>
        </w:rPr>
        <w:t>pp拥有与</w:t>
      </w:r>
      <w:r w:rsidR="00046B99" w:rsidRPr="00E04818">
        <w:rPr>
          <w:rFonts w:ascii="宋体" w:eastAsia="宋体" w:hAnsi="宋体" w:cs="宋体"/>
        </w:rPr>
        <w:t>N</w:t>
      </w:r>
      <w:r w:rsidR="009D479E" w:rsidRPr="00E04818">
        <w:rPr>
          <w:rFonts w:ascii="宋体" w:eastAsia="宋体" w:hAnsi="宋体" w:cs="宋体" w:hint="eastAsia"/>
        </w:rPr>
        <w:t xml:space="preserve">ative </w:t>
      </w:r>
      <w:r w:rsidR="00046B99" w:rsidRPr="00E04818">
        <w:rPr>
          <w:rFonts w:ascii="宋体" w:eastAsia="宋体" w:hAnsi="宋体" w:cs="宋体"/>
        </w:rPr>
        <w:t>A</w:t>
      </w:r>
      <w:r w:rsidR="009D479E" w:rsidRPr="00E04818">
        <w:rPr>
          <w:rFonts w:ascii="宋体" w:eastAsia="宋体" w:hAnsi="宋体" w:cs="宋体" w:hint="eastAsia"/>
        </w:rPr>
        <w:t>pp相同的离线体验、消息推送体验，使</w:t>
      </w:r>
      <w:r w:rsidR="009D479E" w:rsidRPr="00E04818">
        <w:rPr>
          <w:rFonts w:ascii="宋体" w:eastAsia="宋体" w:hAnsi="宋体" w:cs="宋体"/>
        </w:rPr>
        <w:t>Web应用能够更像原生应用</w:t>
      </w:r>
      <w:r w:rsidR="009D479E" w:rsidRPr="00E04818">
        <w:rPr>
          <w:rFonts w:ascii="宋体" w:eastAsia="宋体" w:hAnsi="宋体" w:cs="宋体" w:hint="eastAsia"/>
        </w:rPr>
        <w:t>。现在</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的最佳使用场景是提供离线能力。开发人员可以注册一个</w:t>
      </w:r>
      <w:r w:rsidR="005165DD" w:rsidRPr="00E04818">
        <w:rPr>
          <w:rFonts w:ascii="宋体" w:eastAsia="宋体" w:hAnsi="宋体" w:cs="宋体" w:hint="eastAsia"/>
        </w:rPr>
        <w:t>Service Worker</w:t>
      </w:r>
      <w:r w:rsidR="005165DD" w:rsidRPr="00E04818">
        <w:rPr>
          <w:rFonts w:ascii="宋体" w:eastAsia="宋体" w:hAnsi="宋体" w:cs="宋体"/>
        </w:rPr>
        <w:t>s</w:t>
      </w:r>
      <w:r w:rsidR="009D479E" w:rsidRPr="00E04818">
        <w:rPr>
          <w:rFonts w:ascii="宋体" w:eastAsia="宋体" w:hAnsi="宋体" w:cs="宋体" w:hint="eastAsia"/>
        </w:rPr>
        <w:t>作为网络代理提供网络拦截。即使没有可用的网络时，这个代理也能够对缓存的数据和资源或者是已经生成的内容</w:t>
      </w:r>
      <w:r w:rsidR="00F50378">
        <w:rPr>
          <w:rFonts w:ascii="宋体" w:eastAsia="宋体" w:hAnsi="宋体" w:cs="宋体" w:hint="eastAsia"/>
        </w:rPr>
        <w:t>做</w:t>
      </w:r>
      <w:r w:rsidR="009D479E" w:rsidRPr="00E04818">
        <w:rPr>
          <w:rFonts w:ascii="宋体" w:eastAsia="宋体" w:hAnsi="宋体" w:cs="宋体" w:hint="eastAsia"/>
        </w:rPr>
        <w:t>出响应。</w:t>
      </w:r>
    </w:p>
    <w:p w14:paraId="77A620BD" w14:textId="6EC89458" w:rsidR="00A17AA8" w:rsidRPr="00AF3AC4" w:rsidRDefault="00AF3AC4" w:rsidP="00AF3AC4">
      <w:pPr>
        <w:pStyle w:val="aff3"/>
        <w:keepNext/>
      </w:pPr>
      <w:bookmarkStart w:id="123" w:name="_Toc491870397"/>
      <w:bookmarkStart w:id="124" w:name="_Toc491896604"/>
      <w:r w:rsidRPr="00AF3AC4">
        <w:rPr>
          <w:rFonts w:ascii="黑体" w:eastAsia="黑体" w:hAnsi="黑体" w:hint="eastAsia"/>
        </w:rPr>
        <w:t xml:space="preserve">图 </w:t>
      </w:r>
      <w:r w:rsidRPr="00AF3AC4">
        <w:rPr>
          <w:rFonts w:ascii="黑体" w:eastAsia="黑体" w:hAnsi="黑体"/>
        </w:rPr>
        <w:fldChar w:fldCharType="begin"/>
      </w:r>
      <w:r w:rsidRPr="00AF3AC4">
        <w:rPr>
          <w:rFonts w:ascii="黑体" w:eastAsia="黑体" w:hAnsi="黑体"/>
        </w:rPr>
        <w:instrText xml:space="preserve"> </w:instrText>
      </w:r>
      <w:r w:rsidRPr="00AF3AC4">
        <w:rPr>
          <w:rFonts w:ascii="黑体" w:eastAsia="黑体" w:hAnsi="黑体" w:hint="eastAsia"/>
        </w:rPr>
        <w:instrText>SEQ 图 \* ARABIC</w:instrText>
      </w:r>
      <w:r w:rsidRPr="00AF3AC4">
        <w:rPr>
          <w:rFonts w:ascii="黑体" w:eastAsia="黑体" w:hAnsi="黑体"/>
        </w:rPr>
        <w:instrText xml:space="preserve"> </w:instrText>
      </w:r>
      <w:r w:rsidRPr="00AF3AC4">
        <w:rPr>
          <w:rFonts w:ascii="黑体" w:eastAsia="黑体" w:hAnsi="黑体"/>
        </w:rPr>
        <w:fldChar w:fldCharType="separate"/>
      </w:r>
      <w:r w:rsidR="00035DFF">
        <w:rPr>
          <w:rFonts w:ascii="黑体" w:eastAsia="黑体" w:hAnsi="黑体"/>
          <w:noProof/>
        </w:rPr>
        <w:t>1</w:t>
      </w:r>
      <w:r w:rsidRPr="00AF3AC4">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移</w:t>
      </w:r>
      <w:r w:rsidRPr="00AF3AC4">
        <w:rPr>
          <w:rFonts w:ascii="黑体" w:eastAsia="黑体" w:hAnsi="黑体"/>
        </w:rPr>
        <w:t>动</w:t>
      </w:r>
      <w:r w:rsidRPr="00AF3AC4">
        <w:rPr>
          <w:rFonts w:ascii="黑体" w:eastAsia="黑体" w:hAnsi="黑体" w:hint="eastAsia"/>
        </w:rPr>
        <w:t>应用</w:t>
      </w:r>
      <w:r w:rsidRPr="00AF3AC4">
        <w:rPr>
          <w:rFonts w:ascii="黑体" w:eastAsia="黑体" w:hAnsi="黑体"/>
        </w:rPr>
        <w:t>开</w:t>
      </w:r>
      <w:r w:rsidRPr="00AF3AC4">
        <w:rPr>
          <w:rFonts w:ascii="黑体" w:eastAsia="黑体" w:hAnsi="黑体" w:hint="eastAsia"/>
        </w:rPr>
        <w:t>发模式架构</w:t>
      </w:r>
      <w:r w:rsidRPr="00AF3AC4">
        <w:rPr>
          <w:rFonts w:ascii="黑体" w:eastAsia="黑体" w:hAnsi="黑体"/>
        </w:rPr>
        <w:t>图</w:t>
      </w:r>
      <w:bookmarkEnd w:id="123"/>
      <w:bookmarkEnd w:id="124"/>
    </w:p>
    <w:p w14:paraId="4CDB24E3" w14:textId="4DA6854E" w:rsidR="000F6ED9" w:rsidRPr="00E04818" w:rsidRDefault="000F6ED9" w:rsidP="00E04818">
      <w:pPr>
        <w:pStyle w:val="Aff1"/>
        <w:ind w:firstLine="425"/>
        <w:rPr>
          <w:rFonts w:ascii="宋体" w:eastAsia="宋体" w:hAnsi="宋体" w:cs="宋体"/>
        </w:rPr>
      </w:pPr>
      <w:r w:rsidRPr="00E04818">
        <w:rPr>
          <w:rFonts w:ascii="宋体" w:eastAsia="宋体" w:hAnsi="宋体" w:cs="宋体"/>
        </w:rPr>
        <w:t>N</w:t>
      </w:r>
      <w:r w:rsidRPr="00E04818">
        <w:rPr>
          <w:rFonts w:ascii="宋体" w:eastAsia="宋体" w:hAnsi="宋体" w:cs="宋体" w:hint="eastAsia"/>
        </w:rPr>
        <w:t xml:space="preserve">ative </w:t>
      </w:r>
      <w:r w:rsidRPr="00E04818">
        <w:rPr>
          <w:rFonts w:ascii="宋体" w:eastAsia="宋体" w:hAnsi="宋体" w:cs="宋体"/>
        </w:rPr>
        <w:t>A</w:t>
      </w:r>
      <w:r w:rsidRPr="00E04818">
        <w:rPr>
          <w:rFonts w:ascii="宋体" w:eastAsia="宋体" w:hAnsi="宋体" w:cs="宋体" w:hint="eastAsia"/>
        </w:rPr>
        <w:t>pp和</w:t>
      </w:r>
      <w:r w:rsidRPr="00E04818">
        <w:rPr>
          <w:rFonts w:ascii="宋体" w:eastAsia="宋体" w:hAnsi="宋体" w:cs="宋体"/>
        </w:rPr>
        <w:t>Hybrid App</w:t>
      </w:r>
      <w:r w:rsidRPr="00E04818">
        <w:rPr>
          <w:rFonts w:ascii="宋体" w:eastAsia="宋体" w:hAnsi="宋体" w:cs="宋体" w:hint="eastAsia"/>
        </w:rPr>
        <w:t>的</w:t>
      </w:r>
      <w:r w:rsidRPr="00E04818">
        <w:rPr>
          <w:rFonts w:ascii="宋体" w:eastAsia="宋体" w:hAnsi="宋体" w:cs="宋体"/>
        </w:rPr>
        <w:t>优势就在于，可以在</w:t>
      </w:r>
      <w:r w:rsidRPr="00E04818">
        <w:rPr>
          <w:rFonts w:ascii="宋体" w:eastAsia="宋体" w:hAnsi="宋体" w:cs="宋体" w:hint="eastAsia"/>
        </w:rPr>
        <w:t>客户端</w:t>
      </w:r>
      <w:r w:rsidRPr="00E04818">
        <w:rPr>
          <w:rFonts w:ascii="宋体" w:eastAsia="宋体" w:hAnsi="宋体" w:cs="宋体"/>
        </w:rPr>
        <w:t>中</w:t>
      </w:r>
      <w:r w:rsidRPr="00E04818">
        <w:rPr>
          <w:rFonts w:ascii="宋体" w:eastAsia="宋体" w:hAnsi="宋体" w:cs="宋体" w:hint="eastAsia"/>
        </w:rPr>
        <w:t>构建</w:t>
      </w:r>
      <w:r w:rsidRPr="00E04818">
        <w:rPr>
          <w:rFonts w:ascii="宋体" w:eastAsia="宋体" w:hAnsi="宋体" w:cs="宋体"/>
        </w:rPr>
        <w:t>数据</w:t>
      </w:r>
      <w:r w:rsidRPr="00E04818">
        <w:rPr>
          <w:rFonts w:ascii="宋体" w:eastAsia="宋体" w:hAnsi="宋体" w:cs="宋体" w:hint="eastAsia"/>
        </w:rPr>
        <w:t>模型</w:t>
      </w:r>
      <w:r w:rsidRPr="00E04818">
        <w:rPr>
          <w:rFonts w:ascii="宋体" w:eastAsia="宋体" w:hAnsi="宋体" w:cs="宋体"/>
        </w:rPr>
        <w:t>，</w:t>
      </w:r>
      <w:r w:rsidRPr="00E04818">
        <w:rPr>
          <w:rFonts w:ascii="宋体" w:eastAsia="宋体" w:hAnsi="宋体" w:cs="宋体" w:hint="eastAsia"/>
        </w:rPr>
        <w:t>处理</w:t>
      </w:r>
      <w:r w:rsidRPr="00E04818">
        <w:rPr>
          <w:rFonts w:ascii="宋体" w:eastAsia="宋体" w:hAnsi="宋体" w:cs="宋体"/>
        </w:rPr>
        <w:t>业务逻辑。</w:t>
      </w:r>
      <w:r w:rsidRPr="00E04818">
        <w:rPr>
          <w:rFonts w:ascii="宋体" w:eastAsia="宋体" w:hAnsi="宋体" w:cs="宋体" w:hint="eastAsia"/>
        </w:rPr>
        <w:t>如</w:t>
      </w:r>
      <w:r w:rsidRPr="00E04818">
        <w:rPr>
          <w:rFonts w:ascii="宋体" w:eastAsia="宋体" w:hAnsi="宋体" w:cs="宋体"/>
        </w:rPr>
        <w:t>图</w:t>
      </w:r>
      <w:r w:rsidR="00085EF9" w:rsidRPr="00E04818">
        <w:rPr>
          <w:rFonts w:ascii="宋体" w:eastAsia="宋体" w:hAnsi="宋体" w:cs="宋体" w:hint="eastAsia"/>
        </w:rPr>
        <w:t>1</w:t>
      </w:r>
      <w:r w:rsidRPr="00E04818">
        <w:rPr>
          <w:rFonts w:ascii="宋体" w:eastAsia="宋体" w:hAnsi="宋体" w:cs="宋体"/>
        </w:rPr>
        <w:t>所</w:t>
      </w:r>
      <w:r w:rsidRPr="00E04818">
        <w:rPr>
          <w:rFonts w:ascii="宋体" w:eastAsia="宋体" w:hAnsi="宋体" w:cs="宋体" w:hint="eastAsia"/>
        </w:rPr>
        <w:t>示</w:t>
      </w:r>
      <w:r w:rsidRPr="00E04818">
        <w:rPr>
          <w:rFonts w:ascii="宋体" w:eastAsia="宋体" w:hAnsi="宋体" w:cs="宋体"/>
        </w:rPr>
        <w:t>。</w:t>
      </w:r>
    </w:p>
    <w:p w14:paraId="0E22F0F5" w14:textId="62B80434" w:rsidR="000F6ED9" w:rsidRPr="00E04818" w:rsidRDefault="000F6ED9" w:rsidP="00777E67">
      <w:pPr>
        <w:pStyle w:val="Aff1"/>
        <w:ind w:firstLine="425"/>
        <w:rPr>
          <w:rFonts w:ascii="宋体" w:eastAsia="宋体" w:hAnsi="宋体" w:cs="宋体"/>
        </w:rPr>
      </w:pPr>
      <w:r w:rsidRPr="00E04818">
        <w:rPr>
          <w:rFonts w:ascii="宋体" w:eastAsia="宋体" w:hAnsi="宋体" w:cs="宋体" w:hint="eastAsia"/>
        </w:rPr>
        <w:t>在</w:t>
      </w:r>
      <w:r w:rsidRPr="00E04818">
        <w:rPr>
          <w:rFonts w:ascii="宋体" w:eastAsia="宋体" w:hAnsi="宋体" w:cs="宋体"/>
        </w:rPr>
        <w:t>出现</w:t>
      </w: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之</w:t>
      </w:r>
      <w:r w:rsidRPr="00E04818">
        <w:rPr>
          <w:rFonts w:ascii="宋体" w:eastAsia="宋体" w:hAnsi="宋体" w:cs="宋体"/>
        </w:rPr>
        <w:t>前，要开发离线应用，</w:t>
      </w:r>
      <w:r w:rsidRPr="00E04818">
        <w:rPr>
          <w:rFonts w:ascii="宋体" w:eastAsia="宋体" w:hAnsi="宋体" w:cs="宋体" w:hint="eastAsia"/>
        </w:rPr>
        <w:t>唯</w:t>
      </w:r>
      <w:r w:rsidRPr="00E04818">
        <w:rPr>
          <w:rFonts w:ascii="宋体" w:eastAsia="宋体" w:hAnsi="宋体" w:cs="宋体"/>
        </w:rPr>
        <w:t>一的</w:t>
      </w:r>
      <w:r w:rsidRPr="00E04818">
        <w:rPr>
          <w:rFonts w:ascii="宋体" w:eastAsia="宋体" w:hAnsi="宋体" w:cs="宋体" w:hint="eastAsia"/>
        </w:rPr>
        <w:t>选</w:t>
      </w:r>
      <w:r w:rsidRPr="00E04818">
        <w:rPr>
          <w:rFonts w:ascii="宋体" w:eastAsia="宋体" w:hAnsi="宋体" w:cs="宋体"/>
        </w:rPr>
        <w:t>择</w:t>
      </w:r>
      <w:r w:rsidRPr="00E04818">
        <w:rPr>
          <w:rFonts w:ascii="宋体" w:eastAsia="宋体" w:hAnsi="宋体" w:cs="宋体" w:hint="eastAsia"/>
        </w:rPr>
        <w:t>就是开</w:t>
      </w:r>
      <w:r w:rsidRPr="00E04818">
        <w:rPr>
          <w:rFonts w:ascii="宋体" w:eastAsia="宋体" w:hAnsi="宋体" w:cs="宋体"/>
        </w:rPr>
        <w:t>发原生应用，</w:t>
      </w:r>
      <w:r w:rsidRPr="00E04818">
        <w:rPr>
          <w:rFonts w:ascii="宋体" w:eastAsia="宋体" w:hAnsi="宋体" w:cs="宋体" w:hint="eastAsia"/>
        </w:rPr>
        <w:t>针</w:t>
      </w:r>
      <w:r w:rsidRPr="00E04818">
        <w:rPr>
          <w:rFonts w:ascii="宋体" w:eastAsia="宋体" w:hAnsi="宋体" w:cs="宋体"/>
        </w:rPr>
        <w:t>对不同的</w:t>
      </w:r>
      <w:r w:rsidRPr="00E04818">
        <w:rPr>
          <w:rFonts w:ascii="宋体" w:eastAsia="宋体" w:hAnsi="宋体" w:cs="宋体" w:hint="eastAsia"/>
        </w:rPr>
        <w:t>移动</w:t>
      </w:r>
      <w:r w:rsidRPr="00E04818">
        <w:rPr>
          <w:rFonts w:ascii="宋体" w:eastAsia="宋体" w:hAnsi="宋体" w:cs="宋体"/>
        </w:rPr>
        <w:t>操作系统开发不同的</w:t>
      </w:r>
      <w:r w:rsidRPr="00E04818">
        <w:rPr>
          <w:rFonts w:ascii="宋体" w:eastAsia="宋体" w:hAnsi="宋体" w:cs="宋体" w:hint="eastAsia"/>
        </w:rPr>
        <w:t>项目</w:t>
      </w:r>
      <w:r w:rsidRPr="00E04818">
        <w:rPr>
          <w:rFonts w:ascii="宋体" w:eastAsia="宋体" w:hAnsi="宋体" w:cs="宋体"/>
        </w:rPr>
        <w:t>代码</w:t>
      </w:r>
      <w:r w:rsidRPr="00E04818">
        <w:rPr>
          <w:rFonts w:ascii="宋体" w:eastAsia="宋体" w:hAnsi="宋体" w:cs="宋体" w:hint="eastAsia"/>
        </w:rPr>
        <w:t>。例如，</w:t>
      </w:r>
      <w:r w:rsidRPr="00E04818">
        <w:rPr>
          <w:rFonts w:ascii="宋体" w:eastAsia="宋体" w:hAnsi="宋体" w:cs="宋体"/>
        </w:rPr>
        <w:t>在</w:t>
      </w:r>
      <w:r w:rsidRPr="00E04818">
        <w:rPr>
          <w:rFonts w:ascii="宋体" w:eastAsia="宋体" w:hAnsi="宋体" w:cs="宋体" w:hint="eastAsia"/>
        </w:rPr>
        <w:t>IOS平</w:t>
      </w:r>
      <w:r w:rsidRPr="00E04818">
        <w:rPr>
          <w:rFonts w:ascii="宋体" w:eastAsia="宋体" w:hAnsi="宋体" w:cs="宋体"/>
        </w:rPr>
        <w:t>台上用</w:t>
      </w:r>
      <w:r w:rsidRPr="00E04818">
        <w:rPr>
          <w:rFonts w:ascii="宋体" w:eastAsia="宋体" w:hAnsi="宋体" w:cs="宋体" w:hint="eastAsia"/>
        </w:rPr>
        <w:t>O</w:t>
      </w:r>
      <w:r w:rsidRPr="00E04818">
        <w:rPr>
          <w:rFonts w:ascii="宋体" w:eastAsia="宋体" w:hAnsi="宋体" w:cs="宋体"/>
        </w:rPr>
        <w:t>bjective-C</w:t>
      </w:r>
      <w:r w:rsidRPr="00E04818">
        <w:rPr>
          <w:rFonts w:ascii="宋体" w:eastAsia="宋体" w:hAnsi="宋体" w:cs="宋体" w:hint="eastAsia"/>
        </w:rPr>
        <w:t>开</w:t>
      </w:r>
      <w:r w:rsidRPr="00E04818">
        <w:rPr>
          <w:rFonts w:ascii="宋体" w:eastAsia="宋体" w:hAnsi="宋体" w:cs="宋体"/>
        </w:rPr>
        <w:t>发</w:t>
      </w:r>
      <w:r w:rsidRPr="00E04818">
        <w:rPr>
          <w:rFonts w:ascii="宋体" w:eastAsia="宋体" w:hAnsi="宋体" w:cs="宋体" w:hint="eastAsia"/>
        </w:rPr>
        <w:t>的</w:t>
      </w:r>
      <w:r w:rsidRPr="00E04818">
        <w:rPr>
          <w:rFonts w:ascii="宋体" w:eastAsia="宋体" w:hAnsi="宋体" w:cs="宋体"/>
        </w:rPr>
        <w:t>应用</w:t>
      </w:r>
      <w:r w:rsidRPr="00E04818">
        <w:rPr>
          <w:rFonts w:ascii="宋体" w:eastAsia="宋体" w:hAnsi="宋体" w:cs="宋体" w:hint="eastAsia"/>
        </w:rPr>
        <w:t>；</w:t>
      </w:r>
      <w:r w:rsidRPr="00E04818">
        <w:rPr>
          <w:rFonts w:ascii="宋体" w:eastAsia="宋体" w:hAnsi="宋体" w:cs="宋体"/>
        </w:rPr>
        <w:t>在</w:t>
      </w:r>
      <w:r w:rsidRPr="00E04818">
        <w:rPr>
          <w:rFonts w:ascii="宋体" w:eastAsia="宋体" w:hAnsi="宋体" w:cs="宋体" w:hint="eastAsia"/>
        </w:rPr>
        <w:t>Android</w:t>
      </w:r>
      <w:r w:rsidRPr="00E04818">
        <w:rPr>
          <w:rFonts w:ascii="宋体" w:eastAsia="宋体" w:hAnsi="宋体" w:cs="宋体"/>
        </w:rPr>
        <w:t>平台</w:t>
      </w:r>
      <w:r w:rsidRPr="00E04818">
        <w:rPr>
          <w:rFonts w:ascii="宋体" w:eastAsia="宋体" w:hAnsi="宋体" w:cs="宋体" w:hint="eastAsia"/>
        </w:rPr>
        <w:t>上</w:t>
      </w:r>
      <w:r w:rsidRPr="00E04818">
        <w:rPr>
          <w:rFonts w:ascii="宋体" w:eastAsia="宋体" w:hAnsi="宋体" w:cs="宋体"/>
        </w:rPr>
        <w:t>用</w:t>
      </w:r>
      <w:r w:rsidRPr="00E04818">
        <w:rPr>
          <w:rFonts w:ascii="宋体" w:eastAsia="宋体" w:hAnsi="宋体" w:cs="宋体" w:hint="eastAsia"/>
        </w:rPr>
        <w:t>J</w:t>
      </w:r>
      <w:r w:rsidRPr="00E04818">
        <w:rPr>
          <w:rFonts w:ascii="宋体" w:eastAsia="宋体" w:hAnsi="宋体" w:cs="宋体"/>
        </w:rPr>
        <w:t>ava</w:t>
      </w:r>
      <w:r w:rsidRPr="00E04818">
        <w:rPr>
          <w:rFonts w:ascii="宋体" w:eastAsia="宋体" w:hAnsi="宋体" w:cs="宋体" w:hint="eastAsia"/>
        </w:rPr>
        <w:t>开</w:t>
      </w:r>
      <w:r w:rsidRPr="00E04818">
        <w:rPr>
          <w:rFonts w:ascii="宋体" w:eastAsia="宋体" w:hAnsi="宋体" w:cs="宋体"/>
        </w:rPr>
        <w:t>发的应用</w:t>
      </w:r>
      <w:r w:rsidRPr="00E04818">
        <w:rPr>
          <w:rFonts w:ascii="宋体" w:eastAsia="宋体" w:hAnsi="宋体" w:cs="宋体" w:hint="eastAsia"/>
        </w:rPr>
        <w:t>等</w:t>
      </w:r>
      <w:r w:rsidRPr="00E04818">
        <w:rPr>
          <w:rFonts w:ascii="宋体" w:eastAsia="宋体" w:hAnsi="宋体" w:cs="宋体"/>
        </w:rPr>
        <w:t>。</w:t>
      </w:r>
      <w:r w:rsidRPr="00E04818">
        <w:rPr>
          <w:rFonts w:ascii="宋体" w:eastAsia="宋体" w:hAnsi="宋体" w:cs="宋体" w:hint="eastAsia"/>
        </w:rPr>
        <w:t>同</w:t>
      </w:r>
      <w:r w:rsidRPr="00E04818">
        <w:rPr>
          <w:rFonts w:ascii="宋体" w:eastAsia="宋体" w:hAnsi="宋体" w:cs="宋体"/>
        </w:rPr>
        <w:t>一个应用，</w:t>
      </w:r>
      <w:r w:rsidRPr="00E04818">
        <w:rPr>
          <w:rFonts w:ascii="宋体" w:eastAsia="宋体" w:hAnsi="宋体" w:cs="宋体" w:hint="eastAsia"/>
        </w:rPr>
        <w:t>不</w:t>
      </w:r>
      <w:r w:rsidRPr="00E04818">
        <w:rPr>
          <w:rFonts w:ascii="宋体" w:eastAsia="宋体" w:hAnsi="宋体" w:cs="宋体"/>
        </w:rPr>
        <w:t>仅需要</w:t>
      </w:r>
      <w:r w:rsidRPr="00E04818">
        <w:rPr>
          <w:rFonts w:ascii="宋体" w:eastAsia="宋体" w:hAnsi="宋体" w:cs="宋体" w:hint="eastAsia"/>
        </w:rPr>
        <w:t>用多种</w:t>
      </w:r>
      <w:r w:rsidRPr="00E04818">
        <w:rPr>
          <w:rFonts w:ascii="宋体" w:eastAsia="宋体" w:hAnsi="宋体" w:cs="宋体"/>
        </w:rPr>
        <w:t>移动设</w:t>
      </w:r>
      <w:r w:rsidRPr="00E04818">
        <w:rPr>
          <w:rFonts w:ascii="宋体" w:eastAsia="宋体" w:hAnsi="宋体" w:cs="宋体" w:hint="eastAsia"/>
        </w:rPr>
        <w:t>备进行测试，增加</w:t>
      </w:r>
      <w:r w:rsidRPr="00E04818">
        <w:rPr>
          <w:rFonts w:ascii="宋体" w:eastAsia="宋体" w:hAnsi="宋体" w:cs="宋体"/>
        </w:rPr>
        <w:t>了</w:t>
      </w:r>
      <w:r w:rsidRPr="00E04818">
        <w:rPr>
          <w:rFonts w:ascii="宋体" w:eastAsia="宋体" w:hAnsi="宋体" w:cs="宋体" w:hint="eastAsia"/>
        </w:rPr>
        <w:t>开</w:t>
      </w:r>
      <w:r w:rsidRPr="00E04818">
        <w:rPr>
          <w:rFonts w:ascii="宋体" w:eastAsia="宋体" w:hAnsi="宋体" w:cs="宋体"/>
        </w:rPr>
        <w:t>发成</w:t>
      </w:r>
      <w:r w:rsidRPr="00E04818">
        <w:rPr>
          <w:rFonts w:ascii="宋体" w:eastAsia="宋体" w:hAnsi="宋体" w:cs="宋体" w:hint="eastAsia"/>
        </w:rPr>
        <w:t>本</w:t>
      </w:r>
      <w:r w:rsidRPr="00E04818">
        <w:rPr>
          <w:rFonts w:ascii="宋体" w:eastAsia="宋体" w:hAnsi="宋体" w:cs="宋体"/>
        </w:rPr>
        <w:t>高</w:t>
      </w:r>
      <w:r w:rsidRPr="00E04818">
        <w:rPr>
          <w:rFonts w:ascii="宋体" w:eastAsia="宋体" w:hAnsi="宋体" w:cs="宋体" w:hint="eastAsia"/>
        </w:rPr>
        <w:t>；而且还</w:t>
      </w:r>
      <w:r w:rsidRPr="00E04818">
        <w:rPr>
          <w:rFonts w:ascii="宋体" w:eastAsia="宋体" w:hAnsi="宋体" w:cs="宋体"/>
        </w:rPr>
        <w:t>需要用不同的语言开发，</w:t>
      </w:r>
      <w:r w:rsidRPr="00E04818">
        <w:rPr>
          <w:rFonts w:ascii="宋体" w:eastAsia="宋体" w:hAnsi="宋体" w:cs="宋体" w:hint="eastAsia"/>
        </w:rPr>
        <w:t>也</w:t>
      </w:r>
      <w:r w:rsidRPr="00E04818">
        <w:rPr>
          <w:rFonts w:ascii="宋体" w:eastAsia="宋体" w:hAnsi="宋体" w:cs="宋体"/>
        </w:rPr>
        <w:t>增加了维护成本。</w:t>
      </w:r>
      <w:r w:rsidRPr="00E04818">
        <w:rPr>
          <w:rFonts w:ascii="宋体" w:eastAsia="宋体" w:hAnsi="宋体" w:cs="宋体" w:hint="eastAsia"/>
        </w:rPr>
        <w:t>为</w:t>
      </w:r>
      <w:r w:rsidRPr="00E04818">
        <w:rPr>
          <w:rFonts w:ascii="宋体" w:eastAsia="宋体" w:hAnsi="宋体" w:cs="宋体"/>
        </w:rPr>
        <w:t>了解决原生应用开发中的缺陷，</w:t>
      </w:r>
      <w:r w:rsidRPr="00E04818">
        <w:rPr>
          <w:rFonts w:ascii="宋体" w:eastAsia="宋体" w:hAnsi="宋体" w:cs="宋体" w:hint="eastAsia"/>
        </w:rPr>
        <w:t>出</w:t>
      </w:r>
      <w:r w:rsidRPr="00E04818">
        <w:rPr>
          <w:rFonts w:ascii="宋体" w:eastAsia="宋体" w:hAnsi="宋体" w:cs="宋体"/>
        </w:rPr>
        <w:t>现了Hybrid App。</w:t>
      </w:r>
      <w:r w:rsidRPr="00E04818">
        <w:rPr>
          <w:rFonts w:ascii="宋体" w:eastAsia="宋体" w:hAnsi="宋体" w:cs="宋体" w:hint="eastAsia"/>
        </w:rPr>
        <w:t>Hybrid A</w:t>
      </w:r>
      <w:r w:rsidRPr="00E04818">
        <w:rPr>
          <w:rFonts w:ascii="宋体" w:eastAsia="宋体" w:hAnsi="宋体" w:cs="宋体"/>
        </w:rPr>
        <w:t>pp</w:t>
      </w:r>
      <w:r w:rsidRPr="00E04818">
        <w:rPr>
          <w:rFonts w:ascii="宋体" w:eastAsia="宋体" w:hAnsi="宋体" w:cs="宋体"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Pr="00E04818" w:rsidRDefault="000F6ED9" w:rsidP="00E04818">
      <w:pPr>
        <w:pStyle w:val="Aff1"/>
        <w:ind w:firstLine="425"/>
        <w:rPr>
          <w:rFonts w:ascii="宋体" w:eastAsia="宋体" w:hAnsi="宋体" w:cs="宋体"/>
        </w:rPr>
      </w:pPr>
      <w:r w:rsidRPr="00E04818">
        <w:rPr>
          <w:rFonts w:ascii="宋体" w:eastAsia="宋体" w:hAnsi="宋体" w:cs="宋体" w:hint="eastAsia"/>
        </w:rPr>
        <w:t>S</w:t>
      </w:r>
      <w:r w:rsidRPr="00E04818">
        <w:rPr>
          <w:rFonts w:ascii="宋体" w:eastAsia="宋体" w:hAnsi="宋体" w:cs="宋体"/>
        </w:rPr>
        <w:t>ervice</w:t>
      </w:r>
      <w:r w:rsidRPr="00E04818">
        <w:rPr>
          <w:rFonts w:ascii="宋体" w:eastAsia="宋体" w:hAnsi="宋体" w:cs="宋体" w:hint="eastAsia"/>
        </w:rPr>
        <w:t xml:space="preserve"> </w:t>
      </w:r>
      <w:r w:rsidRPr="00E04818">
        <w:rPr>
          <w:rFonts w:ascii="宋体" w:eastAsia="宋体" w:hAnsi="宋体" w:cs="宋体"/>
        </w:rPr>
        <w:t>Workers</w:t>
      </w:r>
      <w:r w:rsidRPr="00E04818">
        <w:rPr>
          <w:rFonts w:ascii="宋体" w:eastAsia="宋体" w:hAnsi="宋体" w:cs="宋体" w:hint="eastAsia"/>
        </w:rPr>
        <w:t>的到</w:t>
      </w:r>
      <w:r w:rsidRPr="00E04818">
        <w:rPr>
          <w:rFonts w:ascii="宋体" w:eastAsia="宋体" w:hAnsi="宋体" w:cs="宋体"/>
        </w:rPr>
        <w:t>来，</w:t>
      </w:r>
      <w:r w:rsidRPr="00E04818">
        <w:rPr>
          <w:rFonts w:ascii="宋体" w:eastAsia="宋体" w:hAnsi="宋体" w:cs="宋体" w:hint="eastAsia"/>
        </w:rPr>
        <w:t>使</w:t>
      </w:r>
      <w:r w:rsidRPr="00E04818">
        <w:rPr>
          <w:rFonts w:ascii="宋体" w:eastAsia="宋体" w:hAnsi="宋体" w:cs="宋体"/>
        </w:rPr>
        <w:t>在浏览器中开发离线应用成为了可能。</w:t>
      </w:r>
      <w:r w:rsidRPr="00E04818">
        <w:rPr>
          <w:rFonts w:ascii="宋体" w:eastAsia="宋体" w:hAnsi="宋体" w:cs="宋体" w:hint="eastAsia"/>
        </w:rPr>
        <w:t>也</w:t>
      </w:r>
      <w:r w:rsidRPr="00E04818">
        <w:rPr>
          <w:rFonts w:ascii="宋体" w:eastAsia="宋体" w:hAnsi="宋体" w:cs="宋体"/>
        </w:rPr>
        <w:t>就是可以在</w:t>
      </w:r>
      <w:r w:rsidRPr="00E04818">
        <w:rPr>
          <w:rFonts w:ascii="宋体" w:eastAsia="宋体" w:hAnsi="宋体" w:cs="宋体" w:hint="eastAsia"/>
        </w:rPr>
        <w:t>客户</w:t>
      </w:r>
      <w:r w:rsidRPr="00E04818">
        <w:rPr>
          <w:rFonts w:ascii="宋体" w:eastAsia="宋体" w:hAnsi="宋体" w:cs="宋体"/>
        </w:rPr>
        <w:t>端浏览器</w:t>
      </w:r>
      <w:r w:rsidRPr="00E04818">
        <w:rPr>
          <w:rFonts w:ascii="宋体" w:eastAsia="宋体" w:hAnsi="宋体" w:cs="宋体" w:hint="eastAsia"/>
        </w:rPr>
        <w:t>中构建</w:t>
      </w:r>
      <w:r w:rsidRPr="00E04818">
        <w:rPr>
          <w:rFonts w:ascii="宋体" w:eastAsia="宋体" w:hAnsi="宋体" w:cs="宋体"/>
        </w:rPr>
        <w:t>数据</w:t>
      </w:r>
      <w:r w:rsidRPr="00E04818">
        <w:rPr>
          <w:rFonts w:ascii="宋体" w:eastAsia="宋体" w:hAnsi="宋体" w:cs="宋体" w:hint="eastAsia"/>
        </w:rPr>
        <w:t>模型和处理</w:t>
      </w:r>
      <w:r w:rsidRPr="00E04818">
        <w:rPr>
          <w:rFonts w:ascii="宋体" w:eastAsia="宋体" w:hAnsi="宋体" w:cs="宋体"/>
        </w:rPr>
        <w:t>业务逻辑</w:t>
      </w:r>
      <w:r w:rsidRPr="00E04818">
        <w:rPr>
          <w:rFonts w:ascii="宋体" w:eastAsia="宋体" w:hAnsi="宋体" w:cs="宋体" w:hint="eastAsia"/>
        </w:rPr>
        <w:t>。新</w:t>
      </w:r>
      <w:r w:rsidRPr="00E04818">
        <w:rPr>
          <w:rFonts w:ascii="宋体" w:eastAsia="宋体" w:hAnsi="宋体" w:cs="宋体"/>
        </w:rPr>
        <w:t>一代</w:t>
      </w:r>
      <w:r w:rsidRPr="00E04818">
        <w:rPr>
          <w:rFonts w:ascii="宋体" w:eastAsia="宋体" w:hAnsi="宋体" w:cs="宋体" w:hint="eastAsia"/>
        </w:rPr>
        <w:t>W</w:t>
      </w:r>
      <w:r w:rsidRPr="00E04818">
        <w:rPr>
          <w:rFonts w:ascii="宋体" w:eastAsia="宋体" w:hAnsi="宋体" w:cs="宋体"/>
        </w:rPr>
        <w:t>eb App</w:t>
      </w:r>
      <w:r w:rsidRPr="00E04818">
        <w:rPr>
          <w:rFonts w:ascii="宋体" w:eastAsia="宋体" w:hAnsi="宋体" w:cs="宋体" w:hint="eastAsia"/>
        </w:rPr>
        <w:t>架构</w:t>
      </w:r>
      <w:r w:rsidR="00085EF9" w:rsidRPr="00E04818">
        <w:rPr>
          <w:rFonts w:ascii="宋体" w:eastAsia="宋体" w:hAnsi="宋体" w:cs="宋体"/>
        </w:rPr>
        <w:t>图如</w:t>
      </w:r>
      <w:r w:rsidRPr="00E04818">
        <w:rPr>
          <w:rFonts w:ascii="宋体" w:eastAsia="宋体" w:hAnsi="宋体" w:cs="宋体"/>
        </w:rPr>
        <w:t>图</w:t>
      </w:r>
      <w:r w:rsidR="00A51ADB" w:rsidRPr="00E04818">
        <w:rPr>
          <w:rFonts w:ascii="宋体" w:eastAsia="宋体" w:hAnsi="宋体" w:cs="宋体"/>
        </w:rPr>
        <w:t>2</w:t>
      </w:r>
      <w:r w:rsidRPr="00E04818">
        <w:rPr>
          <w:rFonts w:ascii="宋体" w:eastAsia="宋体" w:hAnsi="宋体" w:cs="宋体"/>
        </w:rPr>
        <w:t>所示。</w:t>
      </w:r>
    </w:p>
    <w:p w14:paraId="1455D294" w14:textId="5B176DDB" w:rsidR="004F4B0A" w:rsidRDefault="007376A1" w:rsidP="00085EF9">
      <w:pPr>
        <w:pStyle w:val="a0"/>
      </w:pPr>
      <w:r>
        <w:rPr>
          <w:noProof/>
        </w:rPr>
        <w:object w:dxaOrig="0" w:dyaOrig="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v:textbox style="mso-next-textbox:#_x0000_s1033"/>
            <w10:wrap type="square"/>
          </v:shape>
          <o:OLEObject Type="Embed" ProgID="Visio.Drawing.15" ShapeID="_x0000_s1033" DrawAspect="Content" ObjectID="_1566764041"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220D77A" w14:textId="78F43A1C" w:rsidR="00035DFF" w:rsidRPr="00334ED0" w:rsidRDefault="00035DFF" w:rsidP="00035DFF">
      <w:pPr>
        <w:pStyle w:val="a8"/>
        <w:jc w:val="center"/>
        <w:rPr>
          <w:rFonts w:ascii="黑体" w:hAnsi="黑体"/>
          <w:b/>
          <w:sz w:val="21"/>
          <w:szCs w:val="21"/>
        </w:rPr>
      </w:pPr>
      <w:bookmarkStart w:id="125" w:name="_Toc491896605"/>
      <w:r w:rsidRPr="00334ED0">
        <w:rPr>
          <w:rFonts w:ascii="黑体" w:hAnsi="黑体" w:hint="eastAsia"/>
          <w:b/>
          <w:sz w:val="21"/>
          <w:szCs w:val="21"/>
        </w:rPr>
        <w:t xml:space="preserve">图 </w:t>
      </w:r>
      <w:r w:rsidR="00334ED0" w:rsidRPr="00334ED0">
        <w:rPr>
          <w:rFonts w:ascii="黑体" w:hAnsi="黑体"/>
          <w:b/>
          <w:sz w:val="21"/>
          <w:szCs w:val="21"/>
        </w:rPr>
        <w:fldChar w:fldCharType="begin"/>
      </w:r>
      <w:r w:rsidR="00334ED0" w:rsidRPr="00334ED0">
        <w:rPr>
          <w:rFonts w:ascii="黑体" w:hAnsi="黑体"/>
          <w:b/>
          <w:sz w:val="21"/>
          <w:szCs w:val="21"/>
        </w:rPr>
        <w:instrText xml:space="preserve"> </w:instrText>
      </w:r>
      <w:r w:rsidR="00334ED0" w:rsidRPr="00334ED0">
        <w:rPr>
          <w:rFonts w:ascii="黑体" w:hAnsi="黑体" w:hint="eastAsia"/>
          <w:b/>
          <w:sz w:val="21"/>
          <w:szCs w:val="21"/>
        </w:rPr>
        <w:instrText>SEQ 图 \* ARABIC</w:instrText>
      </w:r>
      <w:r w:rsidR="00334ED0" w:rsidRPr="00334ED0">
        <w:rPr>
          <w:rFonts w:ascii="黑体" w:hAnsi="黑体"/>
          <w:b/>
          <w:sz w:val="21"/>
          <w:szCs w:val="21"/>
        </w:rPr>
        <w:instrText xml:space="preserve"> </w:instrText>
      </w:r>
      <w:r w:rsidR="00334ED0" w:rsidRPr="00334ED0">
        <w:rPr>
          <w:rFonts w:ascii="黑体" w:hAnsi="黑体"/>
          <w:b/>
          <w:sz w:val="21"/>
          <w:szCs w:val="21"/>
        </w:rPr>
        <w:fldChar w:fldCharType="separate"/>
      </w:r>
      <w:r w:rsidR="00334ED0" w:rsidRPr="00334ED0">
        <w:rPr>
          <w:rFonts w:ascii="黑体" w:hAnsi="黑体"/>
          <w:b/>
          <w:noProof/>
          <w:sz w:val="21"/>
          <w:szCs w:val="21"/>
        </w:rPr>
        <w:t>2</w:t>
      </w:r>
      <w:r w:rsidR="00334ED0" w:rsidRPr="00334ED0">
        <w:rPr>
          <w:rFonts w:ascii="黑体" w:hAnsi="黑体"/>
          <w:b/>
          <w:sz w:val="21"/>
          <w:szCs w:val="21"/>
        </w:rPr>
        <w:fldChar w:fldCharType="end"/>
      </w:r>
      <w:r w:rsidRPr="00334ED0">
        <w:rPr>
          <w:rFonts w:ascii="黑体" w:hAnsi="黑体"/>
          <w:b/>
          <w:sz w:val="21"/>
          <w:szCs w:val="21"/>
        </w:rPr>
        <w:t xml:space="preserve"> </w:t>
      </w:r>
      <w:r w:rsidRPr="00334ED0">
        <w:rPr>
          <w:rFonts w:ascii="黑体" w:hAnsi="黑体" w:hint="eastAsia"/>
          <w:b/>
          <w:sz w:val="21"/>
          <w:szCs w:val="21"/>
        </w:rPr>
        <w:t>新一代Web App架构图</w:t>
      </w:r>
      <w:bookmarkEnd w:id="125"/>
    </w:p>
    <w:p w14:paraId="02B6DBD0" w14:textId="0228A05F" w:rsidR="00350490" w:rsidRPr="00350490" w:rsidRDefault="00350490" w:rsidP="00350490">
      <w:pPr>
        <w:pStyle w:val="a0"/>
      </w:pPr>
      <w:r>
        <w:rPr>
          <w:rFonts w:hint="eastAsia"/>
        </w:rPr>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126" w:name="_Toc313621006"/>
      <w:bookmarkStart w:id="127" w:name="_Toc324178436"/>
      <w:bookmarkStart w:id="128" w:name="_Toc324179057"/>
      <w:bookmarkStart w:id="129" w:name="_Toc324432723"/>
      <w:bookmarkStart w:id="130" w:name="_Toc326079869"/>
      <w:r>
        <w:rPr>
          <w:rFonts w:hint="eastAsia"/>
        </w:rPr>
        <w:t>3.2</w:t>
      </w:r>
      <w:bookmarkEnd w:id="126"/>
      <w:bookmarkEnd w:id="127"/>
      <w:bookmarkEnd w:id="128"/>
      <w:bookmarkEnd w:id="129"/>
      <w:bookmarkEnd w:id="130"/>
      <w:r w:rsidR="0073319C">
        <w:rPr>
          <w:rFonts w:hint="eastAsia"/>
        </w:rPr>
        <w:t>离线数据交互机制</w:t>
      </w:r>
      <w:r w:rsidR="001F1385">
        <w:rPr>
          <w:rFonts w:hint="eastAsia"/>
        </w:rPr>
        <w:t>分析</w:t>
      </w:r>
    </w:p>
    <w:p w14:paraId="2582C604" w14:textId="09DB1896" w:rsidR="00E73E16" w:rsidRPr="00E73E16" w:rsidRDefault="009613B0" w:rsidP="00E73E16">
      <w:pPr>
        <w:pStyle w:val="a0"/>
      </w:pPr>
      <w:r w:rsidRPr="009613B0">
        <w:rPr>
          <w:rFonts w:hint="eastAsia"/>
        </w:rPr>
        <w:lastRenderedPageBreak/>
        <w:t>应用程序在没有网络连接的情况下依然能够显示信息，而在连上网络的情况下需要刷新数据。要实现这一点，需要在移动设备上对数据进行一定程度的持久化，并且通常需要保留一段时间。</w:t>
      </w:r>
      <w:r w:rsidR="00334ED0">
        <w:rPr>
          <w:rFonts w:hint="eastAsia"/>
        </w:rPr>
        <w:t>离</w:t>
      </w:r>
      <w:r w:rsidR="00334ED0">
        <w:t>线数据交互，</w:t>
      </w:r>
      <w:r w:rsidR="00334ED0">
        <w:rPr>
          <w:rFonts w:hint="eastAsia"/>
        </w:rPr>
        <w:t>可</w:t>
      </w:r>
      <w:r w:rsidR="00334ED0">
        <w:t>理解为对数据的查询、新增和修改。分</w:t>
      </w:r>
      <w:r w:rsidR="00334ED0">
        <w:rPr>
          <w:rFonts w:hint="eastAsia"/>
        </w:rPr>
        <w:t>别</w:t>
      </w:r>
      <w:r w:rsidR="00334ED0">
        <w:t>对应离线数据</w:t>
      </w:r>
      <w:r w:rsidR="00334ED0">
        <w:rPr>
          <w:rFonts w:hint="eastAsia"/>
        </w:rPr>
        <w:t>访问</w:t>
      </w:r>
      <w:r w:rsidR="00334ED0">
        <w:t>、</w:t>
      </w:r>
      <w:r w:rsidR="00334ED0">
        <w:rPr>
          <w:rFonts w:hint="eastAsia"/>
        </w:rPr>
        <w:t>提交</w:t>
      </w:r>
      <w:r w:rsidR="00334ED0">
        <w:t>和同步。</w:t>
      </w:r>
      <w:r w:rsidR="00E53D3F">
        <w:t>离线数据</w:t>
      </w:r>
      <w:r w:rsidR="00E53D3F">
        <w:rPr>
          <w:rFonts w:hint="eastAsia"/>
        </w:rPr>
        <w:t>访问涉及</w:t>
      </w:r>
      <w:r w:rsidR="00E53D3F">
        <w:t>阅读数据，离线数据提交涉及</w:t>
      </w:r>
      <w:r w:rsidR="00E53D3F">
        <w:rPr>
          <w:rFonts w:hint="eastAsia"/>
        </w:rPr>
        <w:t>表</w:t>
      </w:r>
      <w:r w:rsidR="00777E67">
        <w:t>单提交数据，离线数据</w:t>
      </w:r>
      <w:r w:rsidR="00777E67">
        <w:rPr>
          <w:rFonts w:hint="eastAsia"/>
        </w:rPr>
        <w:t>同</w:t>
      </w:r>
      <w:r w:rsidR="00777E67">
        <w:t>步，</w:t>
      </w:r>
      <w:r w:rsidR="00777E67">
        <w:rPr>
          <w:rFonts w:hint="eastAsia"/>
        </w:rPr>
        <w:t>涉及阅读数据和</w:t>
      </w:r>
      <w:r w:rsidR="00777E67">
        <w:t>表单数据。</w:t>
      </w: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75FF96D6" w14:textId="53D3525A" w:rsidR="00773A32" w:rsidRPr="00035DFF" w:rsidRDefault="007321BD" w:rsidP="00773A32">
      <w:pPr>
        <w:pStyle w:val="a0"/>
      </w:pPr>
      <w:r>
        <w:rPr>
          <w:rFonts w:hint="eastAsia"/>
        </w:rPr>
        <w:t>离线</w:t>
      </w:r>
      <w:r w:rsidR="00595427">
        <w:rPr>
          <w:rFonts w:hint="eastAsia"/>
        </w:rPr>
        <w:t>数据访问可理解为</w:t>
      </w:r>
      <w:r w:rsidR="00D161A7">
        <w:rPr>
          <w:rFonts w:hint="eastAsia"/>
        </w:rPr>
        <w:t>在离线情况下对数据请求，需要在设备上进行数据的持久化也就是数据的存储。</w:t>
      </w:r>
      <w:r w:rsidR="0073319C">
        <w:rPr>
          <w:rFonts w:hint="eastAsia"/>
        </w:rPr>
        <w:t>用户打开浏览器阅读，前端页面发送异步请求，</w:t>
      </w:r>
      <w:r w:rsidR="0073319C">
        <w:t>Service Worker</w:t>
      </w:r>
      <w:r w:rsidR="0073319C">
        <w:rPr>
          <w:rFonts w:hint="eastAsia"/>
        </w:rPr>
        <w:t>程序进行数据拦截处理，返回到前端页面</w:t>
      </w:r>
      <w:r w:rsidR="00D161A7">
        <w:rPr>
          <w:rFonts w:hint="eastAsia"/>
        </w:rPr>
        <w:t>，这是离线数据访问的基本实现过程</w:t>
      </w:r>
      <w:r w:rsidR="0073319C">
        <w:rPr>
          <w:rFonts w:hint="eastAsia"/>
        </w:rPr>
        <w:t>。</w:t>
      </w:r>
      <w:r w:rsidR="00D161A7">
        <w:rPr>
          <w:rFonts w:hint="eastAsia"/>
        </w:rPr>
        <w:t>详细</w:t>
      </w:r>
      <w:r w:rsidR="0073319C">
        <w:rPr>
          <w:rFonts w:hint="eastAsia"/>
        </w:rPr>
        <w:t>如图</w:t>
      </w:r>
      <w:r w:rsidR="00267E2A">
        <w:rPr>
          <w:rFonts w:hint="eastAsia"/>
        </w:rPr>
        <w:t>3</w:t>
      </w:r>
      <w:r w:rsidR="0073319C">
        <w:rPr>
          <w:rFonts w:hint="eastAsia"/>
        </w:rPr>
        <w:t>，基于</w:t>
      </w:r>
      <w:r w:rsidR="0073319C">
        <w:t>Service Worker</w:t>
      </w:r>
      <w:r w:rsidR="0073319C">
        <w:rPr>
          <w:rFonts w:hint="eastAsia"/>
        </w:rPr>
        <w:t>实现的离线数据访问图。</w:t>
      </w:r>
    </w:p>
    <w:p w14:paraId="026C798A" w14:textId="1A291015" w:rsidR="00773A32" w:rsidRPr="00AC1FFE" w:rsidRDefault="0073319C" w:rsidP="00AC1FFE">
      <w:pPr>
        <w:pStyle w:val="a0"/>
      </w:pPr>
      <w:r>
        <w:rPr>
          <w:rStyle w:val="a5"/>
          <w:rFonts w:hint="eastAsia"/>
        </w:rPr>
        <w:t>在浏览器中具体如何实现离线数据访问呢？</w:t>
      </w:r>
      <w:r w:rsidRPr="0082251D">
        <w:rPr>
          <w:rStyle w:val="a5"/>
          <w:rFonts w:hint="eastAsia"/>
        </w:rPr>
        <w:t>首先需要在页面上的JavaScript脚本代码中对Service Worker进行注册。告诉浏览器Service Worker脚本在哪里。注册一个Service Worker将会使浏览器在后台启动Service Worker安装过程。</w:t>
      </w:r>
      <w:r>
        <w:rPr>
          <w:rStyle w:val="a5"/>
          <w:rFonts w:hint="eastAsia"/>
        </w:rPr>
        <w:t>通常在安装过程中，</w:t>
      </w:r>
      <w:r w:rsidRPr="0082251D">
        <w:rPr>
          <w:rStyle w:val="a5"/>
          <w:rFonts w:hint="eastAsia"/>
        </w:rPr>
        <w:t>可以缓存一些静态资源。如果所有文件都被成功缓存，Service Worker将被成功安装，如果任何文件下载或缓存失败，安装将失败，Service Worker</w:t>
      </w:r>
      <w:r>
        <w:rPr>
          <w:rStyle w:val="a5"/>
          <w:rFonts w:hint="eastAsia"/>
        </w:rPr>
        <w:t>也不会被成功启动。</w:t>
      </w:r>
      <w:r w:rsidRPr="0082251D">
        <w:rPr>
          <w:rStyle w:val="a5"/>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2CDB0CE5" w14:textId="7ABDD0D4" w:rsidR="00334ED0" w:rsidRPr="00035DFF" w:rsidRDefault="00773A32" w:rsidP="00773A32">
      <w:pPr>
        <w:pStyle w:val="a0"/>
        <w:jc w:val="center"/>
        <w:rPr>
          <w:rFonts w:ascii="黑体" w:eastAsia="黑体" w:hAnsi="黑体"/>
          <w:b/>
          <w:sz w:val="21"/>
          <w:szCs w:val="21"/>
        </w:rPr>
      </w:pPr>
      <w:bookmarkStart w:id="131" w:name="_Toc491896606"/>
      <w:r w:rsidRPr="00AF3AC4">
        <w:rPr>
          <w:rFonts w:ascii="黑体" w:eastAsia="黑体" w:hAnsi="黑体" w:hint="eastAsia"/>
          <w:noProof/>
        </w:rPr>
        <w:lastRenderedPageBreak/>
        <w:drawing>
          <wp:anchor distT="0" distB="0" distL="114300" distR="114300" simplePos="0" relativeHeight="251708928" behindDoc="0" locked="0" layoutInCell="1" allowOverlap="1" wp14:anchorId="67C7FBC6" wp14:editId="1BD17D58">
            <wp:simplePos x="0" y="0"/>
            <wp:positionH relativeFrom="margin">
              <wp:posOffset>266700</wp:posOffset>
            </wp:positionH>
            <wp:positionV relativeFrom="paragraph">
              <wp:posOffset>0</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334ED0" w:rsidRPr="00035DFF">
        <w:rPr>
          <w:rFonts w:ascii="黑体" w:eastAsia="黑体" w:hAnsi="黑体" w:hint="eastAsia"/>
          <w:b/>
          <w:sz w:val="21"/>
          <w:szCs w:val="21"/>
        </w:rPr>
        <w:t xml:space="preserve">图 </w:t>
      </w:r>
      <w:r w:rsidR="00334ED0" w:rsidRPr="00035DFF">
        <w:rPr>
          <w:rFonts w:ascii="黑体" w:eastAsia="黑体" w:hAnsi="黑体"/>
          <w:b/>
          <w:sz w:val="21"/>
          <w:szCs w:val="21"/>
        </w:rPr>
        <w:fldChar w:fldCharType="begin"/>
      </w:r>
      <w:r w:rsidR="00334ED0" w:rsidRPr="00035DFF">
        <w:rPr>
          <w:rFonts w:ascii="黑体" w:eastAsia="黑体" w:hAnsi="黑体"/>
          <w:b/>
          <w:sz w:val="21"/>
          <w:szCs w:val="21"/>
        </w:rPr>
        <w:instrText xml:space="preserve"> </w:instrText>
      </w:r>
      <w:r w:rsidR="00334ED0" w:rsidRPr="00035DFF">
        <w:rPr>
          <w:rFonts w:ascii="黑体" w:eastAsia="黑体" w:hAnsi="黑体" w:hint="eastAsia"/>
          <w:b/>
          <w:sz w:val="21"/>
          <w:szCs w:val="21"/>
        </w:rPr>
        <w:instrText>SEQ 图 \* ARABIC</w:instrText>
      </w:r>
      <w:r w:rsidR="00334ED0" w:rsidRPr="00035DFF">
        <w:rPr>
          <w:rFonts w:ascii="黑体" w:eastAsia="黑体" w:hAnsi="黑体"/>
          <w:b/>
          <w:sz w:val="21"/>
          <w:szCs w:val="21"/>
        </w:rPr>
        <w:instrText xml:space="preserve"> </w:instrText>
      </w:r>
      <w:r w:rsidR="00334ED0" w:rsidRPr="00035DFF">
        <w:rPr>
          <w:rFonts w:ascii="黑体" w:eastAsia="黑体" w:hAnsi="黑体"/>
          <w:b/>
          <w:sz w:val="21"/>
          <w:szCs w:val="21"/>
        </w:rPr>
        <w:fldChar w:fldCharType="separate"/>
      </w:r>
      <w:r w:rsidR="00334ED0">
        <w:rPr>
          <w:rFonts w:ascii="黑体" w:hAnsi="黑体"/>
          <w:b/>
          <w:noProof/>
          <w:sz w:val="21"/>
          <w:szCs w:val="21"/>
        </w:rPr>
        <w:t>3</w:t>
      </w:r>
      <w:r w:rsidR="00334ED0" w:rsidRPr="00035DFF">
        <w:rPr>
          <w:rFonts w:ascii="黑体" w:eastAsia="黑体" w:hAnsi="黑体"/>
          <w:b/>
          <w:sz w:val="21"/>
          <w:szCs w:val="21"/>
        </w:rPr>
        <w:fldChar w:fldCharType="end"/>
      </w:r>
      <w:r w:rsidR="00334ED0">
        <w:rPr>
          <w:rFonts w:ascii="黑体" w:hAnsi="黑体"/>
          <w:b/>
          <w:sz w:val="21"/>
          <w:szCs w:val="21"/>
        </w:rPr>
        <w:t xml:space="preserve"> </w:t>
      </w:r>
      <w:r w:rsidR="00334ED0" w:rsidRPr="00035DFF">
        <w:rPr>
          <w:rFonts w:ascii="黑体" w:eastAsia="黑体" w:hAnsi="黑体" w:hint="eastAsia"/>
          <w:b/>
          <w:sz w:val="21"/>
          <w:szCs w:val="21"/>
        </w:rPr>
        <w:t>离线数据访问</w:t>
      </w:r>
      <w:bookmarkEnd w:id="131"/>
    </w:p>
    <w:p w14:paraId="00DA86BD" w14:textId="653AE222" w:rsidR="00000FC4" w:rsidRPr="00000FC4" w:rsidRDefault="0073319C" w:rsidP="00000FC4">
      <w:pPr>
        <w:pStyle w:val="a0"/>
        <w:rPr>
          <w:rStyle w:val="a5"/>
        </w:rPr>
      </w:pPr>
      <w:r>
        <w:rPr>
          <w:rStyle w:val="a5"/>
          <w:rFonts w:hint="eastAsia"/>
        </w:rPr>
        <w:t>如果安装成功，将开始激活过程，这时</w:t>
      </w:r>
      <w:r w:rsidRPr="0082251D">
        <w:rPr>
          <w:rStyle w:val="a5"/>
          <w:rFonts w:hint="eastAsia"/>
        </w:rPr>
        <w:t>Service Worker</w:t>
      </w:r>
      <w:r>
        <w:rPr>
          <w:rStyle w:val="a5"/>
          <w:rFonts w:hint="eastAsia"/>
        </w:rPr>
        <w:t>真正价值才开始体现。</w:t>
      </w:r>
      <w:r w:rsidRPr="0082251D">
        <w:rPr>
          <w:rStyle w:val="a5"/>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Worker发挥作用，它将处于两种状态之一，为了节约内存而暂停或当一个网络请求被产生或接收到页面发出消息时执行fetch或message事件处理函数。</w:t>
      </w:r>
    </w:p>
    <w:p w14:paraId="0776D4EB" w14:textId="00BF666C" w:rsidR="0073319C" w:rsidRDefault="0073319C" w:rsidP="0073319C">
      <w:pPr>
        <w:pStyle w:val="a0"/>
        <w:rPr>
          <w:rStyle w:val="a5"/>
        </w:rPr>
      </w:pPr>
      <w:r w:rsidRPr="00A14752">
        <w:rPr>
          <w:rStyle w:val="a5"/>
          <w:rFonts w:hint="eastAsia"/>
        </w:rPr>
        <w:t>Servi</w:t>
      </w:r>
      <w:r>
        <w:rPr>
          <w:rStyle w:val="a5"/>
          <w:rFonts w:hint="eastAsia"/>
        </w:rPr>
        <w:t>c</w:t>
      </w:r>
      <w:r w:rsidRPr="00A14752">
        <w:rPr>
          <w:rStyle w:val="a5"/>
          <w:rFonts w:hint="eastAsia"/>
        </w:rPr>
        <w:t>e Worker</w:t>
      </w:r>
      <w:r>
        <w:rPr>
          <w:rStyle w:val="a5"/>
          <w:rFonts w:hint="eastAsia"/>
        </w:rPr>
        <w:t>脚本中</w:t>
      </w:r>
      <w:r w:rsidRPr="0037793B">
        <w:rPr>
          <w:rStyle w:val="a5"/>
        </w:rPr>
        <w:t>定义fetch事件，在event.respondWith里，如果有一个命中的</w:t>
      </w:r>
      <w:r>
        <w:rPr>
          <w:rStyle w:val="a5"/>
          <w:rFonts w:eastAsia="Arial Unicode MS"/>
        </w:rPr>
        <w:t>URL</w:t>
      </w:r>
      <w:r w:rsidRPr="0037793B">
        <w:rPr>
          <w:rStyle w:val="a5"/>
        </w:rPr>
        <w:t>，就会返回被缓存的值，否则返回一个实时从网络请求fetch的结果</w:t>
      </w:r>
      <w:r>
        <w:rPr>
          <w:rStyle w:val="a5"/>
          <w:rFonts w:hint="eastAsia"/>
        </w:rPr>
        <w:t>，并且把该请求URL和</w:t>
      </w:r>
      <w:r>
        <w:rPr>
          <w:rStyle w:val="a5"/>
          <w:rFonts w:eastAsia="Arial Unicode MS"/>
        </w:rPr>
        <w:t>R</w:t>
      </w:r>
      <w:r w:rsidRPr="0037793B">
        <w:rPr>
          <w:rStyle w:val="a5"/>
        </w:rPr>
        <w:t>esponse</w:t>
      </w:r>
      <w:r>
        <w:rPr>
          <w:rStyle w:val="a5"/>
          <w:rFonts w:hint="eastAsia"/>
        </w:rPr>
        <w:t>返回的数据</w:t>
      </w:r>
      <w:r w:rsidRPr="0037793B">
        <w:rPr>
          <w:rStyle w:val="a5"/>
          <w:rFonts w:hint="eastAsia"/>
        </w:rPr>
        <w:t>存入到</w:t>
      </w:r>
      <w:r>
        <w:rPr>
          <w:rStyle w:val="a5"/>
        </w:rPr>
        <w:t>C</w:t>
      </w:r>
      <w:r>
        <w:rPr>
          <w:rStyle w:val="a5"/>
          <w:rFonts w:hint="eastAsia"/>
        </w:rPr>
        <w:t>ache</w:t>
      </w:r>
      <w:r>
        <w:rPr>
          <w:rStyle w:val="a5"/>
        </w:rPr>
        <w:t xml:space="preserve"> </w:t>
      </w:r>
      <w:r>
        <w:rPr>
          <w:rStyle w:val="a5"/>
          <w:rFonts w:eastAsia="Arial Unicode MS"/>
        </w:rPr>
        <w:t>Stroage</w:t>
      </w:r>
      <w:r w:rsidRPr="0037793B">
        <w:rPr>
          <w:rStyle w:val="a5"/>
          <w:rFonts w:hint="eastAsia"/>
        </w:rPr>
        <w:t>中，以便下次使用</w:t>
      </w:r>
      <w:r w:rsidRPr="0037793B">
        <w:rPr>
          <w:rStyle w:val="a5"/>
        </w:rPr>
        <w:t>。</w:t>
      </w:r>
      <w:r>
        <w:rPr>
          <w:rStyle w:val="a5"/>
          <w:rFonts w:eastAsia="Arial Unicode MS"/>
        </w:rPr>
        <w:t>R</w:t>
      </w:r>
      <w:r w:rsidRPr="0037793B">
        <w:rPr>
          <w:rStyle w:val="a5"/>
        </w:rPr>
        <w:t>esponse</w:t>
      </w:r>
      <w:r>
        <w:rPr>
          <w:rStyle w:val="a5"/>
          <w:rFonts w:hint="eastAsia"/>
        </w:rPr>
        <w:t>返回的数据主要是读者阅读的电子书中的文章数据，该数据格式为HTML，是电子书制作人员在后台管理系统中设计发布的文章。HTML格式的数据中也包括IMG图</w:t>
      </w:r>
      <w:r>
        <w:rPr>
          <w:rStyle w:val="a5"/>
          <w:rFonts w:hint="eastAsia"/>
        </w:rPr>
        <w:lastRenderedPageBreak/>
        <w:t>片文件，在对文章数据进行缓存后，S</w:t>
      </w:r>
      <w:r w:rsidRPr="009A5F25">
        <w:rPr>
          <w:rStyle w:val="a5"/>
        </w:rPr>
        <w:t>ervice Worker</w:t>
      </w:r>
      <w:r w:rsidRPr="009A5F25">
        <w:rPr>
          <w:rStyle w:val="a5"/>
          <w:rFonts w:hint="eastAsia"/>
        </w:rPr>
        <w:t>也要对文章中的IMG</w:t>
      </w:r>
      <w:r>
        <w:rPr>
          <w:rStyle w:val="a5"/>
          <w:rFonts w:hint="eastAsia"/>
        </w:rPr>
        <w:t>图片请求进行</w:t>
      </w:r>
      <w:r w:rsidRPr="00B808E2">
        <w:rPr>
          <w:rStyle w:val="a5"/>
        </w:rPr>
        <w:t>缓存</w:t>
      </w:r>
      <w:r>
        <w:rPr>
          <w:rStyle w:val="a5"/>
          <w:rFonts w:hint="eastAsia"/>
        </w:rPr>
        <w:t>，先</w:t>
      </w:r>
      <w:r w:rsidRPr="00B808E2">
        <w:rPr>
          <w:rStyle w:val="a5"/>
        </w:rPr>
        <w:t>提</w:t>
      </w:r>
      <w:r>
        <w:rPr>
          <w:rStyle w:val="a5"/>
        </w:rPr>
        <w:t>取</w:t>
      </w:r>
      <w:r>
        <w:rPr>
          <w:rStyle w:val="a5"/>
          <w:rFonts w:hint="eastAsia"/>
        </w:rPr>
        <w:t>图片中的</w:t>
      </w:r>
      <w:r w:rsidRPr="00B808E2">
        <w:rPr>
          <w:rStyle w:val="a5"/>
          <w:rFonts w:hint="eastAsia"/>
        </w:rPr>
        <w:t>SRC</w:t>
      </w:r>
      <w:r>
        <w:rPr>
          <w:rStyle w:val="a5"/>
          <w:rFonts w:hint="eastAsia"/>
        </w:rPr>
        <w:t>，</w:t>
      </w:r>
      <w:r w:rsidRPr="00B808E2">
        <w:rPr>
          <w:rStyle w:val="a5"/>
          <w:rFonts w:hint="eastAsia"/>
        </w:rPr>
        <w:t>在W</w:t>
      </w:r>
      <w:r w:rsidRPr="00B808E2">
        <w:rPr>
          <w:rStyle w:val="a5"/>
        </w:rPr>
        <w:t>orker进程中</w:t>
      </w:r>
      <w:r w:rsidRPr="00B808E2">
        <w:rPr>
          <w:rStyle w:val="a5"/>
          <w:rFonts w:hint="eastAsia"/>
        </w:rPr>
        <w:t>发</w:t>
      </w:r>
      <w:r w:rsidRPr="00B808E2">
        <w:rPr>
          <w:rStyle w:val="a5"/>
        </w:rPr>
        <w:t>送图片</w:t>
      </w:r>
      <w:r w:rsidRPr="00B808E2">
        <w:rPr>
          <w:rStyle w:val="a5"/>
          <w:rFonts w:hint="eastAsia"/>
        </w:rPr>
        <w:t>链接</w:t>
      </w:r>
      <w:r w:rsidRPr="00B808E2">
        <w:rPr>
          <w:rStyle w:val="a5"/>
        </w:rPr>
        <w:t>请</w:t>
      </w:r>
      <w:r w:rsidRPr="00B808E2">
        <w:rPr>
          <w:rStyle w:val="a5"/>
          <w:rFonts w:hint="eastAsia"/>
        </w:rPr>
        <w:t>求</w:t>
      </w:r>
      <w:r w:rsidRPr="00B808E2">
        <w:rPr>
          <w:rStyle w:val="a5"/>
        </w:rPr>
        <w:t>，</w:t>
      </w:r>
      <w:r w:rsidRPr="00B808E2">
        <w:rPr>
          <w:rStyle w:val="a5"/>
          <w:rFonts w:hint="eastAsia"/>
        </w:rPr>
        <w:t>接</w:t>
      </w:r>
      <w:r w:rsidRPr="00B808E2">
        <w:rPr>
          <w:rStyle w:val="a5"/>
        </w:rPr>
        <w:t>收</w:t>
      </w:r>
      <w:r w:rsidRPr="00B808E2">
        <w:rPr>
          <w:rStyle w:val="a5"/>
          <w:rFonts w:hint="eastAsia"/>
        </w:rPr>
        <w:t>成功</w:t>
      </w:r>
      <w:r w:rsidRPr="00B808E2">
        <w:rPr>
          <w:rStyle w:val="a5"/>
        </w:rPr>
        <w:t>返</w:t>
      </w:r>
      <w:r w:rsidRPr="00B808E2">
        <w:rPr>
          <w:rStyle w:val="a5"/>
          <w:rFonts w:hint="eastAsia"/>
        </w:rPr>
        <w:t>回</w:t>
      </w:r>
      <w:r w:rsidRPr="00B808E2">
        <w:rPr>
          <w:rStyle w:val="a5"/>
        </w:rPr>
        <w:t>的</w:t>
      </w:r>
      <w:r w:rsidRPr="00B808E2">
        <w:rPr>
          <w:rStyle w:val="a5"/>
          <w:rFonts w:hint="eastAsia"/>
        </w:rPr>
        <w:t>请</w:t>
      </w:r>
      <w:r w:rsidRPr="00B808E2">
        <w:rPr>
          <w:rStyle w:val="a5"/>
        </w:rPr>
        <w:t>求，</w:t>
      </w:r>
      <w:r w:rsidRPr="00B808E2">
        <w:rPr>
          <w:rStyle w:val="a5"/>
          <w:rFonts w:hint="eastAsia"/>
        </w:rPr>
        <w:t>存储</w:t>
      </w:r>
      <w:r w:rsidRPr="00B808E2">
        <w:rPr>
          <w:rStyle w:val="a5"/>
        </w:rPr>
        <w:t>在C</w:t>
      </w:r>
      <w:r w:rsidRPr="00B808E2">
        <w:rPr>
          <w:rStyle w:val="a5"/>
          <w:rFonts w:hint="eastAsia"/>
        </w:rPr>
        <w:t>ache Stroage</w:t>
      </w:r>
      <w:r w:rsidRPr="00B808E2">
        <w:rPr>
          <w:rStyle w:val="a5"/>
        </w:rPr>
        <w:t>中</w:t>
      </w:r>
      <w:r>
        <w:rPr>
          <w:rStyle w:val="a5"/>
          <w:rFonts w:hint="eastAsia"/>
        </w:rPr>
        <w:t>，等待下次页面需要</w:t>
      </w:r>
      <w:r w:rsidRPr="00B808E2">
        <w:rPr>
          <w:rStyle w:val="a5"/>
          <w:rFonts w:hint="eastAsia"/>
        </w:rPr>
        <w:t>图片时</w:t>
      </w:r>
      <w:r>
        <w:rPr>
          <w:rStyle w:val="a5"/>
          <w:rFonts w:hint="eastAsia"/>
        </w:rPr>
        <w:t>，</w:t>
      </w:r>
      <w:r w:rsidRPr="00B808E2">
        <w:rPr>
          <w:rStyle w:val="a5"/>
          <w:rFonts w:hint="eastAsia"/>
        </w:rPr>
        <w:t>直接取本地文件</w:t>
      </w:r>
      <w:r w:rsidRPr="00A541B3">
        <w:rPr>
          <w:rStyle w:val="a5"/>
          <w:rFonts w:hint="eastAsia"/>
        </w:rPr>
        <w:t>。</w:t>
      </w:r>
      <w:r w:rsidRPr="00B2123C">
        <w:rPr>
          <w:rStyle w:val="a5"/>
          <w:vertAlign w:val="superscript"/>
        </w:rPr>
        <w:fldChar w:fldCharType="begin"/>
      </w:r>
      <w:r w:rsidRPr="00B2123C">
        <w:rPr>
          <w:rStyle w:val="a5"/>
          <w:vertAlign w:val="superscript"/>
        </w:rPr>
        <w:instrText xml:space="preserve"> </w:instrText>
      </w:r>
      <w:r w:rsidRPr="00B2123C">
        <w:rPr>
          <w:rStyle w:val="a5"/>
          <w:rFonts w:hint="eastAsia"/>
          <w:vertAlign w:val="superscript"/>
        </w:rPr>
        <w:instrText>REF _Ref470637338 \r \h</w:instrText>
      </w:r>
      <w:r w:rsidRPr="00B2123C">
        <w:rPr>
          <w:rStyle w:val="a5"/>
          <w:vertAlign w:val="superscript"/>
        </w:rPr>
        <w:instrText xml:space="preserve"> </w:instrText>
      </w:r>
      <w:r>
        <w:rPr>
          <w:rStyle w:val="a5"/>
          <w:vertAlign w:val="superscript"/>
        </w:rPr>
        <w:instrText xml:space="preserve"> \* MERGEFORMAT </w:instrText>
      </w:r>
      <w:r w:rsidRPr="00B2123C">
        <w:rPr>
          <w:rStyle w:val="a5"/>
          <w:vertAlign w:val="superscript"/>
        </w:rPr>
      </w:r>
      <w:r w:rsidRPr="00B2123C">
        <w:rPr>
          <w:rStyle w:val="a5"/>
          <w:vertAlign w:val="superscript"/>
        </w:rPr>
        <w:fldChar w:fldCharType="separate"/>
      </w:r>
      <w:r>
        <w:rPr>
          <w:rStyle w:val="a5"/>
          <w:vertAlign w:val="superscript"/>
        </w:rPr>
        <w:t>[27</w:t>
      </w:r>
      <w:r>
        <w:rPr>
          <w:rStyle w:val="a5"/>
          <w:rFonts w:hint="eastAsia"/>
          <w:vertAlign w:val="superscript"/>
        </w:rPr>
        <w:t>,28，29</w:t>
      </w:r>
      <w:r>
        <w:rPr>
          <w:rStyle w:val="a5"/>
          <w:vertAlign w:val="superscript"/>
        </w:rPr>
        <w:t>]</w:t>
      </w:r>
      <w:r w:rsidRPr="00B2123C">
        <w:rPr>
          <w:rStyle w:val="a5"/>
          <w:vertAlign w:val="superscript"/>
        </w:rPr>
        <w:fldChar w:fldCharType="end"/>
      </w:r>
      <w:r>
        <w:rPr>
          <w:rStyle w:val="a5"/>
        </w:rPr>
        <w:t>URL</w:t>
      </w:r>
      <w:r>
        <w:rPr>
          <w:rStyle w:val="a5"/>
          <w:rFonts w:hint="eastAsia"/>
        </w:rPr>
        <w:t>正则</w:t>
      </w:r>
      <w:r>
        <w:rPr>
          <w:rStyle w:val="a5"/>
        </w:rPr>
        <w:t>匹配关系如表</w:t>
      </w:r>
      <w:r w:rsidR="00334ED0">
        <w:rPr>
          <w:rStyle w:val="a5"/>
        </w:rPr>
        <w:t>3</w:t>
      </w:r>
      <w:r>
        <w:rPr>
          <w:rStyle w:val="a5"/>
        </w:rPr>
        <w:t>所示。</w:t>
      </w:r>
    </w:p>
    <w:p w14:paraId="6D143E95" w14:textId="47AA242E" w:rsidR="00000FC4" w:rsidRPr="00000FC4" w:rsidRDefault="00000FC4" w:rsidP="00000FC4">
      <w:pPr>
        <w:pStyle w:val="a8"/>
        <w:jc w:val="center"/>
        <w:rPr>
          <w:rStyle w:val="a5"/>
          <w:rFonts w:hAnsi="宋体"/>
        </w:rPr>
      </w:pPr>
      <w:bookmarkStart w:id="132" w:name="_Toc491896623"/>
      <w:r w:rsidRPr="00035DFF">
        <w:rPr>
          <w:rFonts w:ascii="黑体" w:hAnsi="黑体" w:hint="eastAsia"/>
          <w:b/>
          <w:sz w:val="21"/>
          <w:szCs w:val="21"/>
        </w:rPr>
        <w:t>表</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SEQ 表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3</w:t>
      </w:r>
      <w:r w:rsidRPr="00035DFF">
        <w:rPr>
          <w:rFonts w:ascii="黑体" w:hAnsi="黑体"/>
          <w:b/>
          <w:sz w:val="21"/>
          <w:szCs w:val="21"/>
        </w:rPr>
        <w:fldChar w:fldCharType="end"/>
      </w:r>
      <w:r w:rsidRPr="00035DFF">
        <w:rPr>
          <w:rFonts w:ascii="黑体" w:hAnsi="黑体" w:hint="eastAsia"/>
          <w:b/>
          <w:sz w:val="21"/>
          <w:szCs w:val="21"/>
        </w:rPr>
        <w:t>正则</w:t>
      </w:r>
      <w:r w:rsidRPr="00035DFF">
        <w:rPr>
          <w:rFonts w:ascii="黑体" w:hAnsi="黑体"/>
          <w:b/>
          <w:sz w:val="21"/>
          <w:szCs w:val="21"/>
        </w:rPr>
        <w:t>匹配关系</w:t>
      </w:r>
      <w:r w:rsidRPr="00035DFF">
        <w:rPr>
          <w:rFonts w:ascii="黑体" w:hAnsi="黑体" w:hint="eastAsia"/>
          <w:b/>
          <w:sz w:val="21"/>
          <w:szCs w:val="21"/>
        </w:rPr>
        <w:t>表</w:t>
      </w:r>
      <w:bookmarkEnd w:id="132"/>
    </w:p>
    <w:tbl>
      <w:tblPr>
        <w:tblStyle w:val="aff2"/>
        <w:tblW w:w="0" w:type="auto"/>
        <w:jc w:val="center"/>
        <w:tblLook w:val="04A0" w:firstRow="1" w:lastRow="0" w:firstColumn="1" w:lastColumn="0" w:noHBand="0" w:noVBand="1"/>
      </w:tblPr>
      <w:tblGrid>
        <w:gridCol w:w="4151"/>
        <w:gridCol w:w="4151"/>
      </w:tblGrid>
      <w:tr w:rsidR="00000FC4" w14:paraId="719815F7" w14:textId="77777777" w:rsidTr="00000FC4">
        <w:trPr>
          <w:jc w:val="center"/>
        </w:trPr>
        <w:tc>
          <w:tcPr>
            <w:tcW w:w="4151" w:type="dxa"/>
          </w:tcPr>
          <w:p w14:paraId="3FE864D3" w14:textId="77777777" w:rsidR="00000FC4" w:rsidRDefault="00000FC4" w:rsidP="00000FC4">
            <w:pPr>
              <w:pStyle w:val="a0"/>
              <w:ind w:firstLine="0"/>
              <w:rPr>
                <w:rStyle w:val="a5"/>
              </w:rPr>
            </w:pPr>
            <w:r>
              <w:rPr>
                <w:rStyle w:val="a5"/>
              </w:rPr>
              <w:t>匹配</w:t>
            </w:r>
            <w:r>
              <w:rPr>
                <w:rStyle w:val="a5"/>
                <w:rFonts w:hint="eastAsia"/>
              </w:rPr>
              <w:t>字符</w:t>
            </w:r>
            <w:r>
              <w:rPr>
                <w:rStyle w:val="a5"/>
              </w:rPr>
              <w:t>串</w:t>
            </w:r>
          </w:p>
        </w:tc>
        <w:tc>
          <w:tcPr>
            <w:tcW w:w="4151" w:type="dxa"/>
          </w:tcPr>
          <w:p w14:paraId="5170DB40" w14:textId="77777777" w:rsidR="00000FC4" w:rsidRDefault="00000FC4" w:rsidP="00000FC4">
            <w:pPr>
              <w:pStyle w:val="a0"/>
              <w:ind w:firstLine="0"/>
              <w:rPr>
                <w:rStyle w:val="a5"/>
              </w:rPr>
            </w:pPr>
            <w:r>
              <w:rPr>
                <w:rStyle w:val="a5"/>
                <w:rFonts w:hint="eastAsia"/>
              </w:rPr>
              <w:t>功能</w:t>
            </w:r>
            <w:r>
              <w:rPr>
                <w:rStyle w:val="a5"/>
              </w:rPr>
              <w:t>说明</w:t>
            </w:r>
          </w:p>
        </w:tc>
      </w:tr>
      <w:tr w:rsidR="00000FC4" w14:paraId="383D6F13" w14:textId="77777777" w:rsidTr="00000FC4">
        <w:trPr>
          <w:jc w:val="center"/>
        </w:trPr>
        <w:tc>
          <w:tcPr>
            <w:tcW w:w="4151" w:type="dxa"/>
          </w:tcPr>
          <w:p w14:paraId="728F9E43" w14:textId="77777777" w:rsidR="00000FC4" w:rsidRDefault="00000FC4" w:rsidP="00000FC4">
            <w:pPr>
              <w:pStyle w:val="a0"/>
              <w:ind w:firstLine="0"/>
              <w:rPr>
                <w:rStyle w:val="a5"/>
              </w:rPr>
            </w:pPr>
            <w:r>
              <w:rPr>
                <w:rStyle w:val="a5"/>
              </w:rPr>
              <w:t>/issue</w:t>
            </w:r>
          </w:p>
        </w:tc>
        <w:tc>
          <w:tcPr>
            <w:tcW w:w="4151" w:type="dxa"/>
          </w:tcPr>
          <w:p w14:paraId="0AB76229" w14:textId="77777777" w:rsidR="00000FC4" w:rsidRDefault="00000FC4" w:rsidP="00000FC4">
            <w:pPr>
              <w:pStyle w:val="a0"/>
              <w:ind w:firstLine="0"/>
              <w:rPr>
                <w:rStyle w:val="a5"/>
              </w:rPr>
            </w:pPr>
            <w:r>
              <w:rPr>
                <w:rStyle w:val="a5"/>
                <w:rFonts w:hint="eastAsia"/>
              </w:rPr>
              <w:t>获</w:t>
            </w:r>
            <w:r>
              <w:rPr>
                <w:rStyle w:val="a5"/>
              </w:rPr>
              <w:t>取整本书</w:t>
            </w:r>
            <w:r>
              <w:rPr>
                <w:rStyle w:val="a5"/>
                <w:rFonts w:hint="eastAsia"/>
              </w:rPr>
              <w:t>目录</w:t>
            </w:r>
          </w:p>
        </w:tc>
      </w:tr>
      <w:tr w:rsidR="00000FC4" w14:paraId="17E9E689" w14:textId="77777777" w:rsidTr="00000FC4">
        <w:trPr>
          <w:jc w:val="center"/>
        </w:trPr>
        <w:tc>
          <w:tcPr>
            <w:tcW w:w="4151" w:type="dxa"/>
          </w:tcPr>
          <w:p w14:paraId="27DAFDE0" w14:textId="77777777" w:rsidR="00000FC4" w:rsidRDefault="00000FC4" w:rsidP="00000FC4">
            <w:pPr>
              <w:pStyle w:val="a0"/>
              <w:ind w:firstLine="0"/>
              <w:rPr>
                <w:rStyle w:val="a5"/>
              </w:rPr>
            </w:pPr>
            <w:r>
              <w:rPr>
                <w:rStyle w:val="a5"/>
              </w:rPr>
              <w:t>/getPageList</w:t>
            </w:r>
          </w:p>
        </w:tc>
        <w:tc>
          <w:tcPr>
            <w:tcW w:w="4151" w:type="dxa"/>
          </w:tcPr>
          <w:p w14:paraId="174A4947" w14:textId="77777777" w:rsidR="00000FC4" w:rsidRDefault="00000FC4" w:rsidP="00000FC4">
            <w:pPr>
              <w:pStyle w:val="a0"/>
              <w:ind w:firstLine="0"/>
              <w:rPr>
                <w:rStyle w:val="a5"/>
              </w:rPr>
            </w:pPr>
            <w:r>
              <w:rPr>
                <w:rStyle w:val="a5"/>
                <w:rFonts w:hint="eastAsia"/>
              </w:rPr>
              <w:t>根据</w:t>
            </w:r>
            <w:r>
              <w:rPr>
                <w:rStyle w:val="a5"/>
              </w:rPr>
              <w:t>目录</w:t>
            </w:r>
            <w:r>
              <w:rPr>
                <w:rStyle w:val="a5"/>
                <w:rFonts w:hint="eastAsia"/>
              </w:rPr>
              <w:t>获</w:t>
            </w:r>
            <w:r>
              <w:rPr>
                <w:rStyle w:val="a5"/>
              </w:rPr>
              <w:t>取</w:t>
            </w:r>
            <w:r>
              <w:rPr>
                <w:rStyle w:val="a5"/>
                <w:rFonts w:hint="eastAsia"/>
              </w:rPr>
              <w:t>每</w:t>
            </w:r>
            <w:r>
              <w:rPr>
                <w:rStyle w:val="a5"/>
              </w:rPr>
              <w:t>篇文章</w:t>
            </w:r>
          </w:p>
        </w:tc>
      </w:tr>
      <w:tr w:rsidR="00000FC4" w14:paraId="0E8A5CBC" w14:textId="77777777" w:rsidTr="00000FC4">
        <w:trPr>
          <w:jc w:val="center"/>
        </w:trPr>
        <w:tc>
          <w:tcPr>
            <w:tcW w:w="4151" w:type="dxa"/>
          </w:tcPr>
          <w:p w14:paraId="033DE306" w14:textId="77777777" w:rsidR="00000FC4" w:rsidRDefault="00000FC4" w:rsidP="00000FC4">
            <w:pPr>
              <w:pStyle w:val="a0"/>
              <w:ind w:firstLine="0"/>
              <w:rPr>
                <w:rStyle w:val="a5"/>
              </w:rPr>
            </w:pPr>
            <w:r>
              <w:rPr>
                <w:rStyle w:val="a5"/>
                <w:rFonts w:hint="eastAsia"/>
              </w:rPr>
              <w:t>&lt;</w:t>
            </w:r>
            <w:r>
              <w:rPr>
                <w:rStyle w:val="a5"/>
              </w:rPr>
              <w:t>img</w:t>
            </w:r>
            <w:r>
              <w:rPr>
                <w:rStyle w:val="a5"/>
                <w:rFonts w:hint="eastAsia"/>
              </w:rPr>
              <w:t xml:space="preserve"> src</w:t>
            </w:r>
            <w:r>
              <w:rPr>
                <w:rStyle w:val="a5"/>
              </w:rPr>
              <w:t>=</w:t>
            </w:r>
          </w:p>
        </w:tc>
        <w:tc>
          <w:tcPr>
            <w:tcW w:w="4151" w:type="dxa"/>
          </w:tcPr>
          <w:p w14:paraId="783B1B11" w14:textId="77777777" w:rsidR="00000FC4" w:rsidRDefault="00000FC4" w:rsidP="00000FC4">
            <w:pPr>
              <w:pStyle w:val="a0"/>
              <w:ind w:firstLine="0"/>
              <w:rPr>
                <w:rStyle w:val="a5"/>
              </w:rPr>
            </w:pPr>
            <w:r>
              <w:rPr>
                <w:rStyle w:val="a5"/>
                <w:rFonts w:hint="eastAsia"/>
              </w:rPr>
              <w:t>获</w:t>
            </w:r>
            <w:r>
              <w:rPr>
                <w:rStyle w:val="a5"/>
              </w:rPr>
              <w:t>取文章</w:t>
            </w:r>
            <w:r>
              <w:rPr>
                <w:rStyle w:val="a5"/>
                <w:rFonts w:hint="eastAsia"/>
              </w:rPr>
              <w:t>中</w:t>
            </w:r>
            <w:r>
              <w:rPr>
                <w:rStyle w:val="a5"/>
              </w:rPr>
              <w:t>的图片地址</w:t>
            </w:r>
          </w:p>
        </w:tc>
      </w:tr>
    </w:tbl>
    <w:p w14:paraId="3DC1587E" w14:textId="0922A932" w:rsidR="0073319C" w:rsidRDefault="0073319C" w:rsidP="0073319C">
      <w:pPr>
        <w:pStyle w:val="30"/>
        <w:tabs>
          <w:tab w:val="left" w:pos="6960"/>
        </w:tabs>
        <w:spacing w:before="163" w:after="163" w:line="360" w:lineRule="auto"/>
      </w:pPr>
      <w:bookmarkStart w:id="133" w:name="_Toc487650811"/>
      <w:r>
        <w:rPr>
          <w:rFonts w:hint="eastAsia"/>
        </w:rPr>
        <w:t>3.2.2离线</w:t>
      </w:r>
      <w:r>
        <w:t>数据</w:t>
      </w:r>
      <w:r>
        <w:rPr>
          <w:rFonts w:hint="eastAsia"/>
        </w:rPr>
        <w:t>提交</w:t>
      </w:r>
      <w:bookmarkEnd w:id="133"/>
    </w:p>
    <w:p w14:paraId="1B89F825" w14:textId="4D04F1D8" w:rsidR="00E43B84" w:rsidRDefault="005B2837" w:rsidP="00E43B84">
      <w:pPr>
        <w:pStyle w:val="a0"/>
        <w:rPr>
          <w:rFonts w:ascii="_GB2312" w:hAnsi="_GB2312"/>
          <w:color w:val="000000"/>
        </w:rPr>
      </w:pPr>
      <w:r>
        <w:rPr>
          <w:rFonts w:hint="eastAsia"/>
        </w:rPr>
        <w:t>离线情况下进行数据的提交，需要客户端能够暂存数据，在线时将数据提交到后台服务器。</w:t>
      </w:r>
      <w:r>
        <w:rPr>
          <w:rFonts w:ascii="_GB2312" w:hAnsi="_GB2312" w:hint="eastAsia"/>
          <w:color w:val="000000"/>
        </w:rPr>
        <w:t>离线情景如下，读者在阅读平台上，电子书进行离线阅读时，需要填写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43121049" w14:textId="77777777" w:rsidR="005B2837" w:rsidRDefault="005B2837" w:rsidP="005B2837">
      <w:pPr>
        <w:pStyle w:val="a0"/>
        <w:rPr>
          <w:rFonts w:ascii="_GB2312" w:hAnsi="_GB2312"/>
          <w:color w:val="000000"/>
        </w:rPr>
      </w:pPr>
      <w:r>
        <w:rPr>
          <w:rFonts w:ascii="_GB2312" w:hAnsi="_GB2312" w:hint="eastAsia"/>
          <w:color w:val="000000"/>
        </w:rPr>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44B08604" w14:textId="3B9B2D72" w:rsidR="005B2837" w:rsidRDefault="005B2837" w:rsidP="00E43B84">
      <w:pPr>
        <w:pStyle w:val="a0"/>
        <w:rPr>
          <w:rFonts w:ascii="_GB2312" w:hAnsi="_GB2312"/>
          <w:color w:val="000000"/>
        </w:rPr>
      </w:pPr>
      <w:r>
        <w:rPr>
          <w:rFonts w:ascii="_GB2312" w:hAnsi="_GB2312" w:hint="eastAsia"/>
          <w:color w:val="000000"/>
        </w:rPr>
        <w:t>离线数据提交机制需要考虑数据的存储、</w:t>
      </w:r>
      <w:r w:rsidRPr="00EA5692">
        <w:rPr>
          <w:rFonts w:ascii="_GB2312" w:hAnsi="_GB2312" w:hint="eastAsia"/>
          <w:color w:val="000000"/>
        </w:rPr>
        <w:t>请求的拦截</w:t>
      </w:r>
      <w:r>
        <w:rPr>
          <w:rFonts w:ascii="_GB2312" w:hAnsi="_GB2312" w:hint="eastAsia"/>
          <w:color w:val="000000"/>
        </w:rPr>
        <w:t>、</w:t>
      </w:r>
      <w:r w:rsidRPr="00EA5692">
        <w:rPr>
          <w:rFonts w:ascii="_GB2312" w:hAnsi="_GB2312" w:hint="eastAsia"/>
          <w:color w:val="000000"/>
        </w:rPr>
        <w:t>用户网络状态的判断</w:t>
      </w:r>
      <w:r>
        <w:rPr>
          <w:rFonts w:ascii="_GB2312" w:hAnsi="_GB2312" w:hint="eastAsia"/>
          <w:color w:val="000000"/>
        </w:rPr>
        <w:t>和</w:t>
      </w:r>
      <w:r w:rsidRPr="00EA5692">
        <w:rPr>
          <w:rFonts w:ascii="_GB2312" w:hAnsi="_GB2312" w:hint="eastAsia"/>
          <w:color w:val="000000"/>
        </w:rPr>
        <w:t>请求的响应</w:t>
      </w:r>
      <w:r>
        <w:rPr>
          <w:rFonts w:ascii="_GB2312" w:hAnsi="_GB2312" w:hint="eastAsia"/>
          <w:color w:val="000000"/>
        </w:rPr>
        <w:t>四个方面</w:t>
      </w:r>
      <w:r w:rsidRPr="00EA5692">
        <w:rPr>
          <w:rFonts w:ascii="_GB2312" w:hAnsi="_GB2312" w:hint="eastAsia"/>
          <w:color w:val="000000"/>
        </w:rPr>
        <w:t>。</w:t>
      </w:r>
      <w:r>
        <w:rPr>
          <w:rFonts w:ascii="_GB2312" w:hAnsi="_GB2312" w:hint="eastAsia"/>
          <w:color w:val="000000"/>
        </w:rPr>
        <w:t>用户提交表单数据，先把用户数据存储到浏览器缓存</w:t>
      </w:r>
      <w:r>
        <w:rPr>
          <w:rFonts w:ascii="_GB2312" w:hAnsi="_GB2312" w:hint="eastAsia"/>
          <w:color w:val="000000"/>
        </w:rPr>
        <w:t>I</w:t>
      </w:r>
      <w:r>
        <w:rPr>
          <w:rFonts w:ascii="_GB2312" w:hAnsi="_GB2312"/>
          <w:color w:val="000000"/>
        </w:rPr>
        <w:t>ndexDB</w:t>
      </w:r>
      <w:r>
        <w:rPr>
          <w:rFonts w:ascii="_GB2312" w:hAnsi="_GB2312" w:hint="eastAsia"/>
          <w:color w:val="000000"/>
        </w:rPr>
        <w:t>中，该数据将以本地队列的数据结构形式进行存取操作。</w:t>
      </w:r>
      <w:r w:rsidRPr="007F4992">
        <w:rPr>
          <w:rFonts w:ascii="_GB2312" w:hAnsi="_GB2312" w:hint="eastAsia"/>
          <w:color w:val="000000"/>
        </w:rPr>
        <w:t>IndexDB</w:t>
      </w:r>
      <w:r w:rsidRPr="007F4992">
        <w:rPr>
          <w:rFonts w:ascii="_GB2312" w:hAnsi="_GB2312" w:hint="eastAsia"/>
          <w:color w:val="000000"/>
        </w:rPr>
        <w:t>是一个</w:t>
      </w:r>
      <w:r w:rsidRPr="007F4992">
        <w:rPr>
          <w:rFonts w:ascii="_GB2312" w:hAnsi="_GB2312" w:hint="eastAsia"/>
          <w:color w:val="000000"/>
        </w:rPr>
        <w:t>NoSQL</w:t>
      </w:r>
      <w:r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Pr="007F4992">
        <w:rPr>
          <w:rFonts w:ascii="_GB2312" w:hAnsi="_GB2312" w:hint="eastAsia"/>
          <w:color w:val="000000"/>
        </w:rPr>
        <w:t>JavaScript</w:t>
      </w:r>
      <w:r w:rsidRPr="007F4992">
        <w:rPr>
          <w:rFonts w:ascii="_GB2312" w:hAnsi="_GB2312" w:hint="eastAsia"/>
          <w:color w:val="000000"/>
        </w:rPr>
        <w:t>事件驱动模块，减少等待，操作更加流畅</w:t>
      </w:r>
      <w:r>
        <w:rPr>
          <w:rFonts w:ascii="_GB2312" w:hAnsi="_GB2312" w:hint="eastAsia"/>
          <w:color w:val="000000"/>
        </w:rPr>
        <w:t>。</w:t>
      </w:r>
    </w:p>
    <w:p w14:paraId="736F1372" w14:textId="77777777" w:rsidR="005B2837" w:rsidRDefault="005B2837" w:rsidP="00E43B84">
      <w:pPr>
        <w:pStyle w:val="a0"/>
        <w:rPr>
          <w:rFonts w:ascii="_GB2312" w:hAnsi="_GB2312"/>
          <w:color w:val="000000"/>
        </w:rPr>
      </w:pPr>
    </w:p>
    <w:p w14:paraId="0749EE02" w14:textId="77777777" w:rsidR="005B2837" w:rsidRDefault="005B2837" w:rsidP="00E43B84">
      <w:pPr>
        <w:pStyle w:val="a0"/>
        <w:rPr>
          <w:rFonts w:ascii="_GB2312" w:hAnsi="_GB2312"/>
          <w:color w:val="000000"/>
        </w:rPr>
      </w:pPr>
    </w:p>
    <w:p w14:paraId="3A3C844A" w14:textId="77777777" w:rsidR="005B2837" w:rsidRDefault="005B2837" w:rsidP="00E43B84">
      <w:pPr>
        <w:pStyle w:val="a0"/>
        <w:rPr>
          <w:rFonts w:ascii="_GB2312" w:hAnsi="_GB2312"/>
          <w:color w:val="000000"/>
        </w:rPr>
      </w:pPr>
    </w:p>
    <w:p w14:paraId="3EABE240" w14:textId="77777777" w:rsidR="005B2837" w:rsidRDefault="005B2837" w:rsidP="00E43B84">
      <w:pPr>
        <w:pStyle w:val="a0"/>
        <w:rPr>
          <w:rFonts w:ascii="_GB2312" w:hAnsi="_GB2312"/>
          <w:color w:val="000000"/>
        </w:rPr>
      </w:pPr>
    </w:p>
    <w:p w14:paraId="63138325" w14:textId="77777777" w:rsidR="005B2837" w:rsidRDefault="005B2837" w:rsidP="00E43B84">
      <w:pPr>
        <w:pStyle w:val="a0"/>
        <w:rPr>
          <w:rFonts w:ascii="_GB2312" w:hAnsi="_GB2312"/>
          <w:color w:val="000000"/>
        </w:rPr>
      </w:pPr>
    </w:p>
    <w:p w14:paraId="7E9B10BB" w14:textId="77777777" w:rsidR="005B2837" w:rsidRDefault="005B2837" w:rsidP="00E43B84">
      <w:pPr>
        <w:pStyle w:val="a0"/>
        <w:rPr>
          <w:rFonts w:ascii="_GB2312" w:hAnsi="_GB2312"/>
          <w:color w:val="000000"/>
        </w:rPr>
      </w:pPr>
    </w:p>
    <w:p w14:paraId="1DDDE486" w14:textId="77777777" w:rsidR="005B2837" w:rsidRDefault="005B2837" w:rsidP="00E43B84">
      <w:pPr>
        <w:pStyle w:val="a0"/>
      </w:pPr>
    </w:p>
    <w:p w14:paraId="00EDD5C7" w14:textId="54630B45" w:rsidR="005B2837" w:rsidRDefault="005B2837" w:rsidP="005B2837">
      <w:pPr>
        <w:pStyle w:val="a0"/>
        <w:jc w:val="center"/>
      </w:pPr>
      <w:r>
        <w:rPr>
          <w:noProof/>
        </w:rPr>
        <w:lastRenderedPageBreak/>
        <w:drawing>
          <wp:anchor distT="0" distB="0" distL="114300" distR="114300" simplePos="0" relativeHeight="251714048" behindDoc="0" locked="0" layoutInCell="1" allowOverlap="1" wp14:anchorId="1CED8226" wp14:editId="0C703029">
            <wp:simplePos x="0" y="0"/>
            <wp:positionH relativeFrom="page">
              <wp:posOffset>1536700</wp:posOffset>
            </wp:positionH>
            <wp:positionV relativeFrom="paragraph">
              <wp:posOffset>43815</wp:posOffset>
            </wp:positionV>
            <wp:extent cx="4867275" cy="549084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8">
                      <a:extLst>
                        <a:ext uri="{28A0092B-C50C-407E-A947-70E740481C1C}">
                          <a14:useLocalDpi xmlns:a14="http://schemas.microsoft.com/office/drawing/2010/main" val="0"/>
                        </a:ext>
                      </a:extLst>
                    </a:blip>
                    <a:stretch>
                      <a:fillRect/>
                    </a:stretch>
                  </pic:blipFill>
                  <pic:spPr>
                    <a:xfrm>
                      <a:off x="0" y="0"/>
                      <a:ext cx="4867275" cy="5490845"/>
                    </a:xfrm>
                    <a:prstGeom prst="rect">
                      <a:avLst/>
                    </a:prstGeom>
                  </pic:spPr>
                </pic:pic>
              </a:graphicData>
            </a:graphic>
            <wp14:sizeRelH relativeFrom="page">
              <wp14:pctWidth>0</wp14:pctWidth>
            </wp14:sizeRelH>
            <wp14:sizeRelV relativeFrom="page">
              <wp14:pctHeight>0</wp14:pctHeight>
            </wp14:sizeRelV>
          </wp:anchor>
        </w:drawing>
      </w:r>
    </w:p>
    <w:p w14:paraId="3F2EEC3D" w14:textId="76B44329" w:rsidR="005B2837" w:rsidRPr="005B2837" w:rsidRDefault="005B2837" w:rsidP="005B2837">
      <w:pPr>
        <w:pStyle w:val="aff3"/>
        <w:keepNext/>
        <w:rPr>
          <w:rFonts w:ascii="黑体" w:eastAsia="黑体" w:hAnsi="黑体"/>
        </w:rPr>
      </w:pPr>
      <w:bookmarkStart w:id="134" w:name="_Toc491896607"/>
      <w:r w:rsidRPr="005B2837">
        <w:rPr>
          <w:rFonts w:ascii="黑体" w:eastAsia="黑体" w:hAnsi="黑体" w:hint="eastAsia"/>
        </w:rPr>
        <w:t xml:space="preserve">图 </w:t>
      </w:r>
      <w:r w:rsidRPr="005B2837">
        <w:rPr>
          <w:rFonts w:ascii="黑体" w:eastAsia="黑体" w:hAnsi="黑体"/>
        </w:rPr>
        <w:fldChar w:fldCharType="begin"/>
      </w:r>
      <w:r w:rsidRPr="005B2837">
        <w:rPr>
          <w:rFonts w:ascii="黑体" w:eastAsia="黑体" w:hAnsi="黑体"/>
        </w:rPr>
        <w:instrText xml:space="preserve"> </w:instrText>
      </w:r>
      <w:r w:rsidRPr="005B2837">
        <w:rPr>
          <w:rFonts w:ascii="黑体" w:eastAsia="黑体" w:hAnsi="黑体" w:hint="eastAsia"/>
        </w:rPr>
        <w:instrText>SEQ 图 \* ARABIC</w:instrText>
      </w:r>
      <w:r w:rsidRPr="005B2837">
        <w:rPr>
          <w:rFonts w:ascii="黑体" w:eastAsia="黑体" w:hAnsi="黑体"/>
        </w:rPr>
        <w:instrText xml:space="preserve"> </w:instrText>
      </w:r>
      <w:r w:rsidRPr="005B2837">
        <w:rPr>
          <w:rFonts w:ascii="黑体" w:eastAsia="黑体" w:hAnsi="黑体"/>
        </w:rPr>
        <w:fldChar w:fldCharType="separate"/>
      </w:r>
      <w:r w:rsidRPr="005B2837">
        <w:rPr>
          <w:rFonts w:ascii="黑体" w:eastAsia="黑体" w:hAnsi="黑体"/>
        </w:rPr>
        <w:t>4</w:t>
      </w:r>
      <w:r w:rsidRPr="005B2837">
        <w:rPr>
          <w:rFonts w:ascii="黑体" w:eastAsia="黑体" w:hAnsi="黑体"/>
        </w:rPr>
        <w:fldChar w:fldCharType="end"/>
      </w:r>
      <w:r w:rsidRPr="005B2837">
        <w:rPr>
          <w:rFonts w:ascii="黑体" w:eastAsia="黑体" w:hAnsi="黑体"/>
        </w:rPr>
        <w:t xml:space="preserve"> </w:t>
      </w:r>
      <w:r w:rsidRPr="005B2837">
        <w:rPr>
          <w:rFonts w:ascii="黑体" w:eastAsia="黑体" w:hAnsi="黑体" w:hint="eastAsia"/>
        </w:rPr>
        <w:t>离线表单提</w:t>
      </w:r>
      <w:bookmarkEnd w:id="134"/>
    </w:p>
    <w:p w14:paraId="46F45256" w14:textId="4B4AB6C5" w:rsidR="005B2837" w:rsidRDefault="005B2837" w:rsidP="00E43B84">
      <w:pPr>
        <w:pStyle w:val="a0"/>
      </w:pPr>
      <w:r>
        <w:rPr>
          <w:rFonts w:ascii="_GB2312" w:hAnsi="_GB2312" w:hint="eastAsia"/>
          <w:color w:val="000000"/>
        </w:rPr>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，并判断网络状态，若为在线，则提交队列中的数据同时删除已提交的数据；若为离线，则返回给用户网络不可用的提醒，提示用户表单数据已保存在本地缓存。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r>
        <w:rPr>
          <w:rFonts w:ascii="_GB2312" w:hAnsi="_GB2312" w:hint="eastAsia"/>
        </w:rPr>
        <w:t>。</w:t>
      </w:r>
    </w:p>
    <w:p w14:paraId="7823D6DC" w14:textId="77777777" w:rsidR="005B2837" w:rsidRDefault="005B2837" w:rsidP="005B2837">
      <w:pPr>
        <w:pStyle w:val="a0"/>
        <w:rPr>
          <w:rFonts w:ascii="_GB2312" w:hAnsi="_GB2312"/>
        </w:rPr>
      </w:pPr>
      <w:r>
        <w:rPr>
          <w:rFonts w:ascii="_GB2312" w:hAnsi="_GB2312" w:hint="eastAsia"/>
        </w:rPr>
        <w:t>具体</w:t>
      </w:r>
      <w:r>
        <w:rPr>
          <w:rFonts w:ascii="_GB2312" w:hAnsi="_GB2312"/>
        </w:rPr>
        <w:t>的实现如图</w:t>
      </w:r>
      <w:r>
        <w:rPr>
          <w:rFonts w:ascii="_GB2312" w:hAnsi="_GB2312" w:hint="eastAsia"/>
        </w:rPr>
        <w:t>5</w:t>
      </w:r>
      <w:r>
        <w:rPr>
          <w:rFonts w:ascii="_GB2312" w:hAnsi="_GB2312" w:hint="eastAsia"/>
        </w:rPr>
        <w:t>所</w:t>
      </w:r>
      <w:r>
        <w:rPr>
          <w:rFonts w:ascii="_GB2312" w:hAnsi="_GB2312"/>
        </w:rPr>
        <w:t>示。</w:t>
      </w:r>
      <w:r>
        <w:rPr>
          <w:rFonts w:ascii="_GB2312" w:hAnsi="_GB2312" w:hint="eastAsia"/>
        </w:rPr>
        <w:t>主</w:t>
      </w:r>
      <w:r>
        <w:rPr>
          <w:rFonts w:ascii="_GB2312" w:hAnsi="_GB2312"/>
        </w:rPr>
        <w:t>体文件</w:t>
      </w:r>
      <w:r>
        <w:rPr>
          <w:rFonts w:ascii="_GB2312" w:hAnsi="_GB2312" w:hint="eastAsia"/>
        </w:rPr>
        <w:t>包括</w:t>
      </w:r>
      <w:r>
        <w:rPr>
          <w:rFonts w:ascii="_GB2312" w:hAnsi="_GB2312"/>
        </w:rPr>
        <w:t>d</w:t>
      </w:r>
      <w:r>
        <w:rPr>
          <w:rFonts w:ascii="_GB2312" w:hAnsi="_GB2312" w:hint="eastAsia"/>
        </w:rPr>
        <w:t>is</w:t>
      </w:r>
      <w:r>
        <w:rPr>
          <w:rFonts w:ascii="_GB2312" w:hAnsi="_GB2312"/>
        </w:rPr>
        <w:t>cuss.ejs</w:t>
      </w:r>
      <w:r>
        <w:rPr>
          <w:rFonts w:ascii="_GB2312" w:hAnsi="_GB2312" w:hint="eastAsia"/>
        </w:rPr>
        <w:t>、</w:t>
      </w:r>
      <w:r>
        <w:rPr>
          <w:rFonts w:ascii="_GB2312" w:hAnsi="_GB2312"/>
        </w:rPr>
        <w:t>discuss.js</w:t>
      </w:r>
      <w:r>
        <w:rPr>
          <w:rFonts w:ascii="_GB2312" w:hAnsi="_GB2312" w:hint="eastAsia"/>
        </w:rPr>
        <w:t>和</w:t>
      </w:r>
      <w:r>
        <w:rPr>
          <w:rFonts w:ascii="_GB2312" w:hAnsi="_GB2312" w:hint="eastAsia"/>
        </w:rPr>
        <w:t>service-worker.js</w:t>
      </w:r>
      <w:r>
        <w:rPr>
          <w:rFonts w:ascii="_GB2312" w:hAnsi="_GB2312" w:hint="eastAsia"/>
        </w:rPr>
        <w:t>。</w:t>
      </w:r>
      <w:r>
        <w:rPr>
          <w:rFonts w:ascii="_GB2312" w:hAnsi="_GB2312" w:hint="eastAsia"/>
        </w:rPr>
        <w:t>d</w:t>
      </w:r>
      <w:r>
        <w:rPr>
          <w:rFonts w:ascii="_GB2312" w:hAnsi="_GB2312"/>
        </w:rPr>
        <w:t>iscuss.ejs</w:t>
      </w:r>
      <w:r>
        <w:rPr>
          <w:rFonts w:ascii="_GB2312" w:hAnsi="_GB2312" w:hint="eastAsia"/>
        </w:rPr>
        <w:t>为</w:t>
      </w:r>
      <w:r>
        <w:rPr>
          <w:rFonts w:ascii="_GB2312" w:hAnsi="_GB2312"/>
        </w:rPr>
        <w:t>前端展现页面，</w:t>
      </w:r>
      <w:r>
        <w:rPr>
          <w:rFonts w:ascii="_GB2312" w:hAnsi="_GB2312"/>
        </w:rPr>
        <w:t>discuss.js</w:t>
      </w:r>
      <w:r>
        <w:rPr>
          <w:rFonts w:ascii="_GB2312" w:hAnsi="_GB2312" w:hint="eastAsia"/>
        </w:rPr>
        <w:t>前端</w:t>
      </w:r>
      <w:r>
        <w:rPr>
          <w:rFonts w:ascii="_GB2312" w:hAnsi="_GB2312"/>
        </w:rPr>
        <w:t>处理脚本，</w:t>
      </w:r>
      <w:r>
        <w:rPr>
          <w:rFonts w:ascii="_GB2312" w:hAnsi="_GB2312" w:hint="eastAsia"/>
        </w:rPr>
        <w:t>service-worker.js</w:t>
      </w:r>
      <w:r>
        <w:rPr>
          <w:rFonts w:ascii="_GB2312" w:hAnsi="_GB2312" w:hint="eastAsia"/>
        </w:rPr>
        <w:t>负责</w:t>
      </w:r>
      <w:r>
        <w:rPr>
          <w:rFonts w:ascii="_GB2312" w:hAnsi="_GB2312"/>
        </w:rPr>
        <w:t>前端</w:t>
      </w:r>
      <w:r>
        <w:rPr>
          <w:rFonts w:ascii="_GB2312" w:hAnsi="_GB2312"/>
        </w:rPr>
        <w:t>xhr</w:t>
      </w:r>
      <w:r>
        <w:rPr>
          <w:rFonts w:ascii="_GB2312" w:hAnsi="_GB2312" w:hint="eastAsia"/>
        </w:rPr>
        <w:t>请</w:t>
      </w:r>
      <w:r>
        <w:rPr>
          <w:rFonts w:ascii="_GB2312" w:hAnsi="_GB2312"/>
        </w:rPr>
        <w:t>求的处理，并与后台</w:t>
      </w:r>
      <w:r>
        <w:rPr>
          <w:rFonts w:ascii="_GB2312" w:hAnsi="_GB2312" w:hint="eastAsia"/>
        </w:rPr>
        <w:t>服务</w:t>
      </w:r>
      <w:r>
        <w:rPr>
          <w:rFonts w:ascii="_GB2312" w:hAnsi="_GB2312"/>
        </w:rPr>
        <w:t>器进行数据交互。</w:t>
      </w:r>
    </w:p>
    <w:p w14:paraId="6BD18155" w14:textId="77777777" w:rsidR="005B2837" w:rsidRDefault="005B2837" w:rsidP="00E43B84">
      <w:pPr>
        <w:pStyle w:val="a0"/>
      </w:pPr>
    </w:p>
    <w:p w14:paraId="5F5B7B82" w14:textId="77777777" w:rsidR="005B2837" w:rsidRDefault="005B2837" w:rsidP="00E43B84">
      <w:pPr>
        <w:pStyle w:val="a0"/>
      </w:pPr>
    </w:p>
    <w:p w14:paraId="539E1E24" w14:textId="77777777" w:rsidR="005B2837" w:rsidRDefault="005B2837" w:rsidP="00E43B84">
      <w:pPr>
        <w:pStyle w:val="a0"/>
      </w:pPr>
    </w:p>
    <w:p w14:paraId="73F724D7" w14:textId="77777777" w:rsidR="005B2837" w:rsidRDefault="005B2837" w:rsidP="00E43B84">
      <w:pPr>
        <w:pStyle w:val="a0"/>
      </w:pPr>
    </w:p>
    <w:p w14:paraId="3D6CC1D9" w14:textId="440EA858" w:rsidR="0073319C" w:rsidRPr="005B2837" w:rsidRDefault="007376A1" w:rsidP="005B2837">
      <w:pPr>
        <w:pStyle w:val="a0"/>
      </w:pPr>
      <w:r>
        <w:rPr>
          <w:rFonts w:ascii="_GB2312" w:hAnsi="_GB2312"/>
          <w:noProof/>
        </w:rPr>
        <w:lastRenderedPageBreak/>
        <w:object w:dxaOrig="0" w:dyaOrig="0" w14:anchorId="7EB5AB97">
          <v:shape id="_x0000_s1047" type="#_x0000_t75" style="position:absolute;left:0;text-align:left;margin-left:12pt;margin-top:0;width:415.1pt;height:322.35pt;z-index:251712000;mso-position-horizontal-relative:text;mso-position-vertical-relative:text">
            <v:imagedata r:id="rId29" o:title=""/>
            <v:textbox style="mso-next-textbox:#_x0000_s1047"/>
            <w10:wrap type="square"/>
          </v:shape>
          <o:OLEObject Type="Embed" ProgID="Visio.Drawing.15" ShapeID="_x0000_s1047" DrawAspect="Content" ObjectID="_1566764042" r:id="rId30"/>
        </w:object>
      </w:r>
    </w:p>
    <w:p w14:paraId="398EBA37" w14:textId="711BAA31" w:rsidR="00000FC4" w:rsidRPr="006553CE" w:rsidRDefault="00000FC4" w:rsidP="006553CE">
      <w:pPr>
        <w:pStyle w:val="aff3"/>
        <w:keepNext/>
        <w:rPr>
          <w:rFonts w:ascii="黑体" w:eastAsia="黑体" w:hAnsi="黑体"/>
        </w:rPr>
      </w:pPr>
      <w:bookmarkStart w:id="135" w:name="_Toc491896608"/>
      <w:r w:rsidRPr="00AF3AC4">
        <w:rPr>
          <w:rFonts w:ascii="黑体" w:eastAsia="黑体" w:hAnsi="黑体" w:hint="eastAsia"/>
        </w:rPr>
        <w:t>图</w:t>
      </w:r>
      <w:r>
        <w:rPr>
          <w:rFonts w:ascii="黑体" w:eastAsia="黑体" w:hAnsi="黑体" w:hint="eastAsia"/>
        </w:rPr>
        <w:t xml:space="preserve"> </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5</w:t>
      </w:r>
      <w:r w:rsidRPr="00334ED0">
        <w:rPr>
          <w:rFonts w:ascii="黑体" w:eastAsia="黑体" w:hAnsi="黑体"/>
        </w:rPr>
        <w:fldChar w:fldCharType="end"/>
      </w:r>
      <w:r w:rsidRPr="00AF3AC4">
        <w:rPr>
          <w:rFonts w:ascii="黑体" w:eastAsia="黑体" w:hAnsi="黑体" w:hint="eastAsia"/>
        </w:rPr>
        <w:t xml:space="preserve"> 离线</w:t>
      </w:r>
      <w:r w:rsidRPr="00AF3AC4">
        <w:rPr>
          <w:rFonts w:ascii="黑体" w:eastAsia="黑体" w:hAnsi="黑体"/>
        </w:rPr>
        <w:t>数据</w:t>
      </w:r>
      <w:r w:rsidRPr="00AF3AC4">
        <w:rPr>
          <w:rFonts w:ascii="黑体" w:eastAsia="黑体" w:hAnsi="黑体" w:hint="eastAsia"/>
        </w:rPr>
        <w:t>提交</w:t>
      </w:r>
      <w:r w:rsidRPr="00AF3AC4">
        <w:rPr>
          <w:rFonts w:ascii="黑体" w:eastAsia="黑体" w:hAnsi="黑体"/>
        </w:rPr>
        <w:t>时序</w:t>
      </w:r>
      <w:r w:rsidRPr="00AF3AC4">
        <w:rPr>
          <w:rFonts w:ascii="黑体" w:eastAsia="黑体" w:hAnsi="黑体" w:hint="eastAsia"/>
        </w:rPr>
        <w:t>图</w:t>
      </w:r>
      <w:bookmarkEnd w:id="135"/>
    </w:p>
    <w:p w14:paraId="186AB3AD" w14:textId="0E443FDA" w:rsidR="0073319C" w:rsidRDefault="0073319C" w:rsidP="0073319C">
      <w:pPr>
        <w:pStyle w:val="30"/>
        <w:tabs>
          <w:tab w:val="left" w:pos="6960"/>
        </w:tabs>
        <w:spacing w:before="163" w:after="163" w:line="360" w:lineRule="auto"/>
      </w:pPr>
      <w:bookmarkStart w:id="136" w:name="_Toc487650812"/>
      <w:r>
        <w:t>3</w:t>
      </w:r>
      <w:r>
        <w:rPr>
          <w:rFonts w:hint="eastAsia"/>
        </w:rPr>
        <w:t>.2.</w:t>
      </w:r>
      <w:r>
        <w:t>3</w:t>
      </w:r>
      <w:r>
        <w:rPr>
          <w:rFonts w:hint="eastAsia"/>
        </w:rPr>
        <w:t>离线</w:t>
      </w:r>
      <w:r>
        <w:t>数据</w:t>
      </w:r>
      <w:r>
        <w:rPr>
          <w:rFonts w:hint="eastAsia"/>
        </w:rPr>
        <w:t>同</w:t>
      </w:r>
      <w:r>
        <w:t>步</w:t>
      </w:r>
      <w:bookmarkEnd w:id="136"/>
    </w:p>
    <w:p w14:paraId="55074700" w14:textId="6128BB99" w:rsidR="006553CE" w:rsidRPr="006553CE" w:rsidRDefault="006553CE" w:rsidP="006553CE">
      <w:pPr>
        <w:pStyle w:val="a0"/>
      </w:pPr>
      <w:r>
        <w:rPr>
          <w:rFonts w:ascii="_GB2312" w:hAnsi="_GB2312" w:hint="eastAsia"/>
        </w:rPr>
        <w:t>离线数据访问和数据提交，分别属于数据的查询和新增。离线数据的修改，属于离线数据的同步，同时也是数据操作中最为复杂的一部分。</w:t>
      </w:r>
    </w:p>
    <w:p w14:paraId="36FA1FA3" w14:textId="63C9BB7E" w:rsidR="00254121" w:rsidRDefault="00254121" w:rsidP="00254121">
      <w:pPr>
        <w:pStyle w:val="a0"/>
      </w:pPr>
      <w:r>
        <w:rPr>
          <w:rFonts w:hint="eastAsia"/>
        </w:rPr>
        <w:t>对缓存中的数据进行同步有三种不同的“策略”：</w:t>
      </w:r>
      <w:r>
        <w:t xml:space="preserve"> </w:t>
      </w:r>
    </w:p>
    <w:p w14:paraId="349C83B7" w14:textId="77777777" w:rsidR="00254121" w:rsidRDefault="00254121" w:rsidP="00254121">
      <w:pPr>
        <w:pStyle w:val="a0"/>
      </w:pPr>
      <w:r>
        <w:rPr>
          <w:rFonts w:hint="eastAsia"/>
        </w:rPr>
        <w:t>1.网络优先</w:t>
      </w:r>
    </w:p>
    <w:p w14:paraId="7375CBB5" w14:textId="77777777" w:rsidR="00254121" w:rsidRDefault="00254121" w:rsidP="00254121">
      <w:pPr>
        <w:pStyle w:val="a0"/>
      </w:pPr>
      <w:r>
        <w:rPr>
          <w:rFonts w:hint="eastAsia"/>
        </w:rPr>
        <w:t>总是尝试从服务器上获取数据，如果无法从服务器上获取，再转而从本地缓存中获取数据。如果希望总是显示最近的、经过更新的信息，那么可以选择这种策略。</w:t>
      </w:r>
    </w:p>
    <w:p w14:paraId="0914E2DB" w14:textId="3E70E19E" w:rsidR="00254121" w:rsidRDefault="00254121" w:rsidP="00254121">
      <w:pPr>
        <w:pStyle w:val="a0"/>
      </w:pPr>
      <w:r>
        <w:rPr>
          <w:rFonts w:hint="eastAsia"/>
        </w:rPr>
        <w:t>2</w:t>
      </w:r>
      <w:r>
        <w:t>.</w:t>
      </w:r>
      <w:r>
        <w:rPr>
          <w:rFonts w:hint="eastAsia"/>
        </w:rPr>
        <w:t>本地优先</w:t>
      </w:r>
    </w:p>
    <w:p w14:paraId="014FA808" w14:textId="77777777" w:rsidR="00254121" w:rsidRDefault="00254121" w:rsidP="00254121">
      <w:pPr>
        <w:pStyle w:val="a0"/>
      </w:pPr>
      <w:r>
        <w:rPr>
          <w:rFonts w:hint="eastAsia"/>
        </w:rPr>
        <w:t>完全不会从网络上获取数据，而是通过本地缓存进行获取。如果应用能够接受显示被缓存的数据而不存在什么风险，那么这种方式非常适合。另一方面，这种方式的用户体验更好，因为通常来说不会产生任何延迟。</w:t>
      </w:r>
    </w:p>
    <w:p w14:paraId="67EDDE6C" w14:textId="77777777" w:rsidR="00254121" w:rsidRDefault="00254121" w:rsidP="00254121">
      <w:pPr>
        <w:pStyle w:val="a0"/>
      </w:pPr>
      <w:r>
        <w:rPr>
          <w:rFonts w:hint="eastAsia"/>
        </w:rPr>
        <w:t>对于性能与用户体验的改进使得本地缓存在许多场景中非常实用，这种实用性的关键条件在于数据无需进行实时显示。能够将数据在本地缓存中保留的时间越长，这种方式的优点就越突出。</w:t>
      </w:r>
    </w:p>
    <w:p w14:paraId="2B7AB2D3" w14:textId="77777777" w:rsidR="00254121" w:rsidRDefault="00254121" w:rsidP="00254121">
      <w:pPr>
        <w:pStyle w:val="a0"/>
      </w:pPr>
      <w:r>
        <w:rPr>
          <w:rFonts w:hint="eastAsia"/>
        </w:rPr>
        <w:t>3</w:t>
      </w:r>
      <w:r>
        <w:t>.</w:t>
      </w:r>
      <w:r>
        <w:rPr>
          <w:rFonts w:hint="eastAsia"/>
        </w:rPr>
        <w:t>混合 / 智能</w:t>
      </w:r>
    </w:p>
    <w:p w14:paraId="1D2B0293" w14:textId="77777777" w:rsidR="00254121" w:rsidRDefault="00254121" w:rsidP="00254121">
      <w:pPr>
        <w:pStyle w:val="a0"/>
      </w:pPr>
      <w:r>
        <w:rPr>
          <w:rFonts w:hint="eastAsia"/>
        </w:rPr>
        <w:lastRenderedPageBreak/>
        <w:t>这种方式在从服务端获取数据之前先从本地缓存中返回结果。可以选择等待服务端的通知，或是在后台对服务进行轮询的方式，对本地的缓存数据进行刷新。 这种机制能够在性能与用户体验之间取得一种良好的平衡，而它仍然会对本地缓存进行定期刷新，避免了为用户显示“过期”数据的风险。</w:t>
      </w:r>
    </w:p>
    <w:p w14:paraId="160E848A" w14:textId="77777777" w:rsidR="00254121" w:rsidRDefault="00254121" w:rsidP="00254121">
      <w:pPr>
        <w:pStyle w:val="a0"/>
      </w:pPr>
      <w:r w:rsidRPr="0046657A">
        <w:rPr>
          <w:rFonts w:hint="eastAsia"/>
        </w:rPr>
        <w:t>此外，通过某种服务端缓存的支持，可以有效地弥补本地缓存的不足之处。正如HTTP缓存一样，当需要从服务器获取数据的时候，客户端可以通过发送一个“修订号”以确认该数据是否已经被更新了。服务端将检查客户端所发送的修订号是否与服务器上的数据一致，根据结果不同，或者通知客户端不必更新数据，或者将最新的数据返回。</w:t>
      </w:r>
    </w:p>
    <w:p w14:paraId="45FF7262" w14:textId="77777777" w:rsidR="00254121" w:rsidRDefault="00254121" w:rsidP="00254121">
      <w:pPr>
        <w:pStyle w:val="a0"/>
      </w:pPr>
      <w:r>
        <w:rPr>
          <w:rFonts w:hint="eastAsia"/>
        </w:rPr>
        <w:t>网络优先和本地优先这两种策略是比较常见且容易实现的方案，而第三种“混合/ 智能”的策略是较难实现的。</w:t>
      </w:r>
    </w:p>
    <w:p w14:paraId="5142EE6D" w14:textId="74957A32" w:rsidR="00254121" w:rsidRPr="00254121" w:rsidRDefault="00254121" w:rsidP="00254121">
      <w:pPr>
        <w:pStyle w:val="a0"/>
      </w:pPr>
    </w:p>
    <w:p w14:paraId="0FC1B387" w14:textId="05B81907" w:rsidR="00254121" w:rsidRPr="00254121" w:rsidRDefault="00254121" w:rsidP="00254121">
      <w:pPr>
        <w:pStyle w:val="a0"/>
      </w:pPr>
      <w:r w:rsidRPr="00AF3AC4">
        <w:rPr>
          <w:rFonts w:hAnsi="黑体" w:hint="eastAsia"/>
          <w:b/>
          <w:noProof/>
        </w:rPr>
        <w:drawing>
          <wp:anchor distT="0" distB="0" distL="114300" distR="114300" simplePos="0" relativeHeight="251674112" behindDoc="0" locked="0" layoutInCell="1" allowOverlap="1" wp14:anchorId="2024A9B8" wp14:editId="08537514">
            <wp:simplePos x="0" y="0"/>
            <wp:positionH relativeFrom="page">
              <wp:posOffset>1416685</wp:posOffset>
            </wp:positionH>
            <wp:positionV relativeFrom="paragraph">
              <wp:posOffset>394335</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1">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p>
    <w:p w14:paraId="696B6EE3" w14:textId="6A52CE10" w:rsidR="00334ED0" w:rsidRPr="00267E2A" w:rsidRDefault="00334ED0" w:rsidP="00334ED0">
      <w:pPr>
        <w:pStyle w:val="aff3"/>
        <w:keepNext/>
      </w:pPr>
      <w:bookmarkStart w:id="137" w:name="_Toc491896609"/>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6</w:t>
      </w:r>
      <w:r w:rsidRPr="00334ED0">
        <w:rPr>
          <w:rFonts w:ascii="黑体" w:eastAsia="黑体" w:hAnsi="黑体"/>
        </w:rPr>
        <w:fldChar w:fldCharType="end"/>
      </w:r>
      <w:r w:rsidRPr="00AF3AC4">
        <w:rPr>
          <w:rFonts w:ascii="黑体" w:eastAsia="黑体" w:hAnsi="黑体" w:hint="eastAsia"/>
        </w:rPr>
        <w:t>离线数据更新示意图</w:t>
      </w:r>
      <w:bookmarkEnd w:id="137"/>
    </w:p>
    <w:p w14:paraId="541864A7" w14:textId="32111960" w:rsidR="004A2C5E" w:rsidRPr="00334ED0" w:rsidRDefault="0073319C" w:rsidP="00334ED0">
      <w:pPr>
        <w:pStyle w:val="a0"/>
        <w:rPr>
          <w:rFonts w:ascii="_GB2312" w:hAnsi="_GB2312"/>
        </w:rPr>
      </w:pPr>
      <w:r>
        <w:rPr>
          <w:rFonts w:ascii="_GB2312" w:hAnsi="_GB2312" w:hint="eastAsia"/>
        </w:rPr>
        <w:t>离线数据的同步，需要做到保持客户端数据与服务器端数据的一致。服务器发现离线数据需要更新，需要先发通知给推送服务器，推送服务器再通知浏览器，浏览器向应用服务器发送更新请求，更新本地离线数据。如图</w:t>
      </w:r>
      <w:r w:rsidR="00267E2A">
        <w:rPr>
          <w:rFonts w:ascii="_GB2312" w:hAnsi="_GB2312"/>
        </w:rPr>
        <w:t>6</w:t>
      </w:r>
      <w:r>
        <w:rPr>
          <w:rFonts w:ascii="_GB2312" w:hAnsi="_GB2312" w:hint="eastAsia"/>
        </w:rPr>
        <w:t>所示。</w:t>
      </w:r>
    </w:p>
    <w:p w14:paraId="45F489AB" w14:textId="3C1E6394" w:rsidR="00350490" w:rsidRPr="00267E2A" w:rsidRDefault="00350490" w:rsidP="00267E2A">
      <w:pPr>
        <w:pStyle w:val="2"/>
      </w:pPr>
      <w:bookmarkStart w:id="138" w:name="_Toc324178435"/>
      <w:bookmarkStart w:id="139" w:name="_Toc324179056"/>
      <w:bookmarkStart w:id="140" w:name="_Toc324432722"/>
      <w:bookmarkStart w:id="141" w:name="_Toc326079868"/>
      <w:r>
        <w:rPr>
          <w:rFonts w:hint="eastAsia"/>
        </w:rPr>
        <w:t>3.</w:t>
      </w:r>
      <w:bookmarkEnd w:id="138"/>
      <w:bookmarkEnd w:id="139"/>
      <w:bookmarkEnd w:id="140"/>
      <w:bookmarkEnd w:id="141"/>
      <w:r w:rsidR="001F1385">
        <w:t>3</w:t>
      </w:r>
      <w:r>
        <w:rPr>
          <w:rFonts w:hint="eastAsia"/>
        </w:rPr>
        <w:t>离线应用框架总体设计</w:t>
      </w:r>
    </w:p>
    <w:p w14:paraId="515249C0" w14:textId="1ACBCECE" w:rsidR="00350490" w:rsidRDefault="00350490" w:rsidP="00350490">
      <w:pPr>
        <w:pStyle w:val="a0"/>
      </w:pPr>
      <w:r>
        <w:rPr>
          <w:noProof/>
        </w:rPr>
        <w:lastRenderedPageBreak/>
        <w:drawing>
          <wp:anchor distT="0" distB="0" distL="114300" distR="114300" simplePos="0" relativeHeight="251683328" behindDoc="0" locked="0" layoutInCell="1" allowOverlap="1" wp14:anchorId="39DD4CBF" wp14:editId="00DAF347">
            <wp:simplePos x="0" y="0"/>
            <wp:positionH relativeFrom="margin">
              <wp:align>center</wp:align>
            </wp:positionH>
            <wp:positionV relativeFrom="paragraph">
              <wp:posOffset>1342390</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267E2A">
        <w:rPr>
          <w:rFonts w:hint="eastAsia"/>
        </w:rPr>
        <w:t>7</w:t>
      </w:r>
      <w:r>
        <w:rPr>
          <w:rFonts w:hint="eastAsia"/>
        </w:rPr>
        <w:t>所示。</w:t>
      </w:r>
    </w:p>
    <w:p w14:paraId="65986502" w14:textId="77777777" w:rsidR="00000FC4" w:rsidRPr="00AF3AC4" w:rsidRDefault="00000FC4" w:rsidP="00000FC4">
      <w:pPr>
        <w:pStyle w:val="aff3"/>
        <w:keepNext/>
        <w:rPr>
          <w:rFonts w:ascii="黑体" w:eastAsia="黑体" w:hAnsi="黑体"/>
        </w:rPr>
      </w:pPr>
      <w:bookmarkStart w:id="142" w:name="_Toc491896610"/>
      <w:r w:rsidRPr="00AF3AC4">
        <w:rPr>
          <w:rFonts w:ascii="黑体" w:eastAsia="黑体" w:hAnsi="黑体"/>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7</w:t>
      </w:r>
      <w:r w:rsidRPr="00334ED0">
        <w:rPr>
          <w:rFonts w:ascii="黑体" w:eastAsia="黑体" w:hAnsi="黑体"/>
        </w:rPr>
        <w:fldChar w:fldCharType="end"/>
      </w:r>
      <w:r w:rsidRPr="00AF3AC4">
        <w:rPr>
          <w:rFonts w:ascii="黑体" w:eastAsia="黑体" w:hAnsi="黑体" w:hint="eastAsia"/>
        </w:rPr>
        <w:t xml:space="preserve"> 离线应用整体示意图</w:t>
      </w:r>
      <w:bookmarkEnd w:id="142"/>
    </w:p>
    <w:p w14:paraId="7619C1D6" w14:textId="77777777" w:rsidR="00000FC4" w:rsidRDefault="00000FC4" w:rsidP="00350490">
      <w:pPr>
        <w:pStyle w:val="a0"/>
      </w:pPr>
    </w:p>
    <w:p w14:paraId="37092A47" w14:textId="77777777" w:rsidR="00350490" w:rsidRDefault="00350490" w:rsidP="00350490">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4B52E701" w:rsidR="00350490" w:rsidRDefault="007376A1" w:rsidP="00350490">
      <w:pPr>
        <w:pStyle w:val="a0"/>
      </w:pPr>
      <w:r>
        <w:rPr>
          <w:noProof/>
        </w:rPr>
        <w:lastRenderedPageBreak/>
        <w:object w:dxaOrig="0" w:dyaOrig="0" w14:anchorId="595604D1">
          <v:shape id="_x0000_s1039" type="#_x0000_t75" style="position:absolute;left:0;text-align:left;margin-left:-.55pt;margin-top:89.85pt;width:453.5pt;height:352.5pt;z-index:251694592;mso-position-horizontal-relative:text;mso-position-vertical-relative:text">
            <v:imagedata r:id="rId33" o:title=""/>
            <v:textbox style="mso-next-textbox:#_x0000_s1039"/>
            <w10:wrap type="square"/>
          </v:shape>
          <o:OLEObject Type="Embed" ProgID="Visio.Drawing.15" ShapeID="_x0000_s1039" DrawAspect="Content" ObjectID="_1566764043" r:id="rId34"/>
        </w:object>
      </w:r>
      <w:r w:rsidR="00350490">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53A3BB3D" w:rsidR="00350490" w:rsidRDefault="00350490" w:rsidP="00350490">
      <w:pPr>
        <w:pStyle w:val="a0"/>
      </w:pPr>
      <w:r>
        <w:rPr>
          <w:rFonts w:hint="eastAsia"/>
        </w:rPr>
        <w:t>离线应用分层设计图如图</w:t>
      </w:r>
      <w:r w:rsidR="00267E2A">
        <w:t>8</w:t>
      </w:r>
      <w:r>
        <w:rPr>
          <w:rFonts w:hint="eastAsia"/>
        </w:rPr>
        <w:t>所示。</w:t>
      </w:r>
    </w:p>
    <w:p w14:paraId="0FE88AA0" w14:textId="77777777" w:rsidR="00000FC4" w:rsidRPr="00AF3AC4" w:rsidRDefault="00000FC4" w:rsidP="00000FC4">
      <w:pPr>
        <w:pStyle w:val="aff3"/>
        <w:keepNext/>
        <w:rPr>
          <w:rFonts w:ascii="黑体" w:eastAsia="黑体" w:hAnsi="黑体"/>
        </w:rPr>
      </w:pPr>
      <w:bookmarkStart w:id="143" w:name="_Toc491896611"/>
      <w:r w:rsidRPr="00AF3AC4">
        <w:rPr>
          <w:rFonts w:ascii="黑体" w:eastAsia="黑体" w:hAnsi="黑体" w:hint="eastAsia"/>
        </w:rPr>
        <w:t>图</w:t>
      </w:r>
      <w:r w:rsidRPr="00334ED0">
        <w:rPr>
          <w:rFonts w:ascii="黑体" w:eastAsia="黑体" w:hAnsi="黑体"/>
        </w:rPr>
        <w:fldChar w:fldCharType="begin"/>
      </w:r>
      <w:r w:rsidRPr="00334ED0">
        <w:rPr>
          <w:rFonts w:ascii="黑体" w:eastAsia="黑体" w:hAnsi="黑体"/>
        </w:rPr>
        <w:instrText xml:space="preserve"> </w:instrText>
      </w:r>
      <w:r w:rsidRPr="00334ED0">
        <w:rPr>
          <w:rFonts w:ascii="黑体" w:eastAsia="黑体" w:hAnsi="黑体" w:hint="eastAsia"/>
        </w:rPr>
        <w:instrText>SEQ 图 \* ARABIC</w:instrText>
      </w:r>
      <w:r w:rsidRPr="00334ED0">
        <w:rPr>
          <w:rFonts w:ascii="黑体" w:eastAsia="黑体" w:hAnsi="黑体"/>
        </w:rPr>
        <w:instrText xml:space="preserve"> </w:instrText>
      </w:r>
      <w:r w:rsidRPr="00334ED0">
        <w:rPr>
          <w:rFonts w:ascii="黑体" w:eastAsia="黑体" w:hAnsi="黑体"/>
        </w:rPr>
        <w:fldChar w:fldCharType="separate"/>
      </w:r>
      <w:r>
        <w:rPr>
          <w:rFonts w:ascii="黑体" w:eastAsia="黑体" w:hAnsi="黑体"/>
          <w:noProof/>
        </w:rPr>
        <w:t>8</w:t>
      </w:r>
      <w:r w:rsidRPr="00334ED0">
        <w:rPr>
          <w:rFonts w:ascii="黑体" w:eastAsia="黑体" w:hAnsi="黑体"/>
        </w:rPr>
        <w:fldChar w:fldCharType="end"/>
      </w:r>
      <w:r w:rsidRPr="00AF3AC4">
        <w:rPr>
          <w:rFonts w:ascii="黑体" w:eastAsia="黑体" w:hAnsi="黑体" w:hint="eastAsia"/>
        </w:rPr>
        <w:t>框架分层设计图</w:t>
      </w:r>
      <w:bookmarkEnd w:id="143"/>
    </w:p>
    <w:p w14:paraId="0776895A" w14:textId="6635BC49" w:rsidR="00350490" w:rsidRDefault="00350490" w:rsidP="00350490">
      <w:pPr>
        <w:pStyle w:val="a0"/>
      </w:pPr>
      <w:r w:rsidRPr="000B3ECD">
        <w:rPr>
          <w:rFonts w:hAnsi="宋体" w:hint="eastAsia"/>
        </w:rPr>
        <w:t>请求控制是离线应用分层设计中的核心模块。核心模块的实现依赖于</w:t>
      </w:r>
      <w:r w:rsidRPr="000B3ECD">
        <w:rPr>
          <w:rStyle w:val="a5"/>
          <w:rFonts w:hAnsi="宋体" w:hint="eastAsia"/>
        </w:rPr>
        <w:t>S</w:t>
      </w:r>
      <w:r w:rsidRPr="000B3ECD">
        <w:rPr>
          <w:rStyle w:val="a5"/>
          <w:rFonts w:hAnsi="宋体"/>
        </w:rPr>
        <w:t>ervice Worker</w:t>
      </w:r>
      <w:r w:rsidRPr="000B3ECD">
        <w:rPr>
          <w:rStyle w:val="a5"/>
          <w:rFonts w:hAnsi="宋体" w:hint="eastAsia"/>
        </w:rPr>
        <w:t>技术</w:t>
      </w:r>
      <w:r>
        <w:rPr>
          <w:rStyle w:val="a5"/>
          <w:rFonts w:hAnsi="宋体" w:hint="eastAsia"/>
        </w:rPr>
        <w:t>。</w:t>
      </w:r>
      <w:r w:rsidRPr="000B3ECD">
        <w:rPr>
          <w:rStyle w:val="a5"/>
          <w:rFonts w:hAnsi="宋体" w:hint="eastAsia"/>
        </w:rPr>
        <w:t>S</w:t>
      </w:r>
      <w:r w:rsidRPr="000B3ECD">
        <w:rPr>
          <w:rStyle w:val="a5"/>
          <w:rFonts w:hAnsi="宋体"/>
        </w:rPr>
        <w:t>ervice Worker</w:t>
      </w:r>
      <w:r>
        <w:rPr>
          <w:rStyle w:val="a5"/>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F34F067" w14:textId="77777777" w:rsidR="00350490" w:rsidRDefault="00350490" w:rsidP="00350490">
      <w:pPr>
        <w:pStyle w:val="a0"/>
      </w:pPr>
      <w:r w:rsidRPr="009C143C">
        <w:rPr>
          <w:rFonts w:hint="eastAsia"/>
        </w:rPr>
        <w:lastRenderedPageBreak/>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0D24E179" w:rsidR="00350490" w:rsidRPr="000B3ECD" w:rsidRDefault="007376A1" w:rsidP="00350490">
      <w:pPr>
        <w:pStyle w:val="a0"/>
        <w:rPr>
          <w:rFonts w:hAnsi="宋体"/>
        </w:rPr>
      </w:pPr>
      <w:r>
        <w:rPr>
          <w:rFonts w:hAnsi="宋体" w:cs="宋体"/>
          <w:b/>
          <w:noProof/>
        </w:rPr>
        <w:object w:dxaOrig="0" w:dyaOrig="0" w14:anchorId="7F89DFF1">
          <v:shape id="_x0000_s1029" type="#_x0000_t75" style="position:absolute;left:0;text-align:left;margin-left:19.6pt;margin-top:254.3pt;width:414.65pt;height:157.6pt;z-index:251681280;mso-position-horizontal-relative:text;mso-position-vertical-relative:text">
            <v:imagedata r:id="rId35" o:title=""/>
            <v:textbox style="mso-next-textbox:#_x0000_s1029"/>
            <w10:wrap type="square"/>
          </v:shape>
          <o:OLEObject Type="Embed" ProgID="Visio.Drawing.11" ShapeID="_x0000_s1029" DrawAspect="Content" ObjectID="_1566764044" r:id="rId36"/>
        </w:object>
      </w:r>
      <w:r w:rsidR="00350490" w:rsidRPr="000B3ECD">
        <w:rPr>
          <w:rFonts w:hAnsi="宋体" w:hint="eastAsia"/>
        </w:rPr>
        <w:t>请求控制是离线应用分层设计中的核心模块。核心模块的实现依赖于</w:t>
      </w:r>
      <w:r w:rsidR="00350490" w:rsidRPr="000B3ECD">
        <w:rPr>
          <w:rStyle w:val="a5"/>
          <w:rFonts w:hAnsi="宋体" w:hint="eastAsia"/>
        </w:rPr>
        <w:t>S</w:t>
      </w:r>
      <w:r w:rsidR="00350490" w:rsidRPr="000B3ECD">
        <w:rPr>
          <w:rStyle w:val="a5"/>
          <w:rFonts w:hAnsi="宋体"/>
        </w:rPr>
        <w:t>ervice Worker</w:t>
      </w:r>
      <w:r w:rsidR="00350490" w:rsidRPr="000B3ECD">
        <w:rPr>
          <w:rStyle w:val="a5"/>
          <w:rFonts w:hAnsi="宋体" w:hint="eastAsia"/>
        </w:rPr>
        <w:t>技术</w:t>
      </w:r>
      <w:r w:rsidR="00350490">
        <w:rPr>
          <w:rStyle w:val="a5"/>
          <w:rFonts w:hAnsi="宋体" w:hint="eastAsia"/>
        </w:rPr>
        <w:t>。</w:t>
      </w:r>
      <w:r w:rsidR="00350490" w:rsidRPr="000B3ECD">
        <w:rPr>
          <w:rStyle w:val="a5"/>
          <w:rFonts w:hAnsi="宋体" w:hint="eastAsia"/>
        </w:rPr>
        <w:t>S</w:t>
      </w:r>
      <w:r w:rsidR="00350490" w:rsidRPr="000B3ECD">
        <w:rPr>
          <w:rStyle w:val="a5"/>
          <w:rFonts w:hAnsi="宋体"/>
        </w:rPr>
        <w:t>ervice Worker</w:t>
      </w:r>
      <w:r w:rsidR="00350490">
        <w:rPr>
          <w:rStyle w:val="a5"/>
          <w:rFonts w:hAnsi="宋体" w:hint="eastAsia"/>
        </w:rPr>
        <w:t>是如何在浏览器中工作的呢？</w:t>
      </w:r>
      <w:r w:rsidR="00350490"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1DFEFEA0" w14:textId="642090CB" w:rsidR="00350490" w:rsidRPr="00AF3AC4" w:rsidRDefault="00350490" w:rsidP="00AF3AC4">
      <w:pPr>
        <w:pStyle w:val="aff3"/>
        <w:keepNext/>
        <w:rPr>
          <w:rFonts w:ascii="黑体" w:eastAsia="黑体" w:hAnsi="黑体"/>
        </w:rPr>
      </w:pPr>
      <w:bookmarkStart w:id="144" w:name="_Toc491896612"/>
      <w:r w:rsidRPr="00AF3AC4">
        <w:rPr>
          <w:rFonts w:ascii="黑体" w:eastAsia="黑体" w:hAnsi="黑体"/>
        </w:rPr>
        <w:t>图</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9</w:t>
      </w:r>
      <w:r w:rsidR="009878B1" w:rsidRPr="00334ED0">
        <w:rPr>
          <w:rFonts w:ascii="黑体" w:eastAsia="黑体" w:hAnsi="黑体"/>
        </w:rPr>
        <w:fldChar w:fldCharType="end"/>
      </w:r>
      <w:r w:rsidRPr="00AF3AC4">
        <w:rPr>
          <w:rFonts w:ascii="黑体" w:eastAsia="黑体" w:hAnsi="黑体"/>
        </w:rPr>
        <w:t xml:space="preserve"> Service Worker的工作</w:t>
      </w:r>
      <w:r w:rsidRPr="00AF3AC4">
        <w:rPr>
          <w:rFonts w:ascii="黑体" w:eastAsia="黑体" w:hAnsi="黑体" w:hint="eastAsia"/>
        </w:rPr>
        <w:t>流程</w:t>
      </w:r>
      <w:r w:rsidRPr="00AF3AC4">
        <w:rPr>
          <w:rFonts w:ascii="黑体" w:eastAsia="黑体" w:hAnsi="黑体"/>
        </w:rPr>
        <w:t>图</w:t>
      </w:r>
      <w:bookmarkEnd w:id="144"/>
    </w:p>
    <w:p w14:paraId="79F808E5" w14:textId="417CF37F" w:rsidR="000008D9" w:rsidRDefault="00350490" w:rsidP="001F1385">
      <w:pPr>
        <w:pStyle w:val="a0"/>
      </w:pPr>
      <w:r w:rsidRPr="008475F6">
        <w:rPr>
          <w:rStyle w:val="a5"/>
          <w:rFonts w:hint="eastAsia"/>
          <w:lang w:eastAsia="zh-TW"/>
        </w:rPr>
        <w:t>利用</w:t>
      </w:r>
      <w:r w:rsidRPr="00A14752">
        <w:rPr>
          <w:rStyle w:val="a5"/>
          <w:rFonts w:hint="eastAsia"/>
          <w:lang w:eastAsia="zh-TW"/>
        </w:rPr>
        <w:t>Service Worker</w:t>
      </w:r>
      <w:r w:rsidRPr="008475F6">
        <w:rPr>
          <w:rStyle w:val="a5"/>
          <w:rFonts w:hint="eastAsia"/>
          <w:lang w:eastAsia="zh-TW"/>
        </w:rPr>
        <w:t>，另起一个线程，用来监听所有网络请求，将已经请求过的数据放入</w:t>
      </w:r>
      <w:r>
        <w:rPr>
          <w:rStyle w:val="a5"/>
          <w:rFonts w:hint="eastAsia"/>
          <w:lang w:eastAsia="zh-TW"/>
        </w:rPr>
        <w:t>缓存</w:t>
      </w:r>
      <w:r w:rsidRPr="008475F6">
        <w:rPr>
          <w:rStyle w:val="a5"/>
          <w:rFonts w:hint="eastAsia"/>
          <w:lang w:eastAsia="zh-TW"/>
        </w:rPr>
        <w:t>，在断网的情况下，直接取用</w:t>
      </w:r>
      <w:r>
        <w:rPr>
          <w:rStyle w:val="a5"/>
          <w:rFonts w:hint="eastAsia"/>
          <w:lang w:eastAsia="zh-TW"/>
        </w:rPr>
        <w:t>缓存</w:t>
      </w:r>
      <w:r w:rsidRPr="008475F6">
        <w:rPr>
          <w:rStyle w:val="a5"/>
          <w:rFonts w:hint="eastAsia"/>
          <w:lang w:eastAsia="zh-TW"/>
        </w:rPr>
        <w:t>里面的资源。</w:t>
      </w:r>
      <w:r w:rsidRPr="008475F6">
        <w:rPr>
          <w:rStyle w:val="a5"/>
          <w:rFonts w:hint="eastAsia"/>
        </w:rPr>
        <w:t>为请求过的页面和图片，展示一个默认值。当有网络的时候，再重新从服务器更新。</w:t>
      </w:r>
      <w:r w:rsidRPr="00A14752">
        <w:rPr>
          <w:rStyle w:val="a5"/>
          <w:rFonts w:hint="eastAsia"/>
          <w:lang w:eastAsia="zh-TW"/>
        </w:rPr>
        <w:t>Service Worker</w:t>
      </w:r>
      <w:r>
        <w:rPr>
          <w:rStyle w:val="a5"/>
          <w:rFonts w:hint="eastAsia"/>
        </w:rPr>
        <w:t>最</w:t>
      </w:r>
      <w:r>
        <w:rPr>
          <w:rStyle w:val="a5"/>
        </w:rPr>
        <w:t>主要的工作是，对前端</w:t>
      </w:r>
      <w:r>
        <w:rPr>
          <w:rStyle w:val="a5"/>
          <w:rFonts w:hint="eastAsia"/>
        </w:rPr>
        <w:t>视图</w:t>
      </w:r>
      <w:r>
        <w:rPr>
          <w:rStyle w:val="a5"/>
        </w:rPr>
        <w:t>层发起的</w:t>
      </w:r>
      <w:r>
        <w:rPr>
          <w:rStyle w:val="a5"/>
          <w:rFonts w:hint="eastAsia"/>
        </w:rPr>
        <w:t>请</w:t>
      </w:r>
      <w:r>
        <w:rPr>
          <w:rStyle w:val="a5"/>
        </w:rPr>
        <w:t>求</w:t>
      </w:r>
      <w:r>
        <w:rPr>
          <w:rStyle w:val="a5"/>
          <w:rFonts w:hint="eastAsia"/>
        </w:rPr>
        <w:t>进行控制</w:t>
      </w:r>
      <w:r>
        <w:rPr>
          <w:rStyle w:val="a5"/>
        </w:rPr>
        <w:t>，</w:t>
      </w:r>
      <w:r>
        <w:rPr>
          <w:rStyle w:val="a5"/>
          <w:rFonts w:hint="eastAsia"/>
        </w:rPr>
        <w:t>并与浏览</w:t>
      </w:r>
      <w:r>
        <w:rPr>
          <w:rStyle w:val="a5"/>
        </w:rPr>
        <w:t>器中缓存数据交互</w:t>
      </w:r>
      <w:r>
        <w:rPr>
          <w:rStyle w:val="a5"/>
          <w:rFonts w:hint="eastAsia"/>
        </w:rPr>
        <w:t>，返</w:t>
      </w:r>
      <w:r>
        <w:rPr>
          <w:rStyle w:val="a5"/>
        </w:rPr>
        <w:t>回数据到前端视图层。</w:t>
      </w:r>
    </w:p>
    <w:p w14:paraId="3B7A2C48" w14:textId="62B7AD4F" w:rsidR="000008D9" w:rsidRDefault="00811A2F">
      <w:pPr>
        <w:pStyle w:val="2"/>
      </w:pPr>
      <w:bookmarkStart w:id="145" w:name="_Toc326079879"/>
      <w:r>
        <w:rPr>
          <w:rFonts w:hint="eastAsia"/>
        </w:rPr>
        <w:t>3.</w:t>
      </w:r>
      <w:r w:rsidR="001F1385">
        <w:t>4</w:t>
      </w:r>
      <w:r w:rsidR="000008D9">
        <w:rPr>
          <w:rFonts w:hint="eastAsia"/>
        </w:rPr>
        <w:t>本章小结</w:t>
      </w:r>
      <w:bookmarkEnd w:id="145"/>
    </w:p>
    <w:p w14:paraId="514743E2" w14:textId="36041DA1" w:rsidR="00E53D3F" w:rsidRDefault="00E53D3F" w:rsidP="00E53D3F">
      <w:pPr>
        <w:pStyle w:val="a0"/>
        <w:rPr>
          <w:rFonts w:ascii="_GB2312" w:hAnsi="_GB2312"/>
          <w:color w:val="000000"/>
        </w:rPr>
      </w:pPr>
      <w:r>
        <w:rPr>
          <w:rFonts w:hint="eastAsia"/>
        </w:rPr>
        <w:t>本节</w:t>
      </w:r>
      <w:r w:rsidR="00212210">
        <w:rPr>
          <w:rFonts w:hint="eastAsia"/>
        </w:rPr>
        <w:t>着重于离线应用框架</w:t>
      </w:r>
      <w:r w:rsidR="00212210">
        <w:t>总体</w:t>
      </w:r>
      <w:r w:rsidR="00212210">
        <w:rPr>
          <w:rFonts w:hint="eastAsia"/>
        </w:rPr>
        <w:t>设计，</w:t>
      </w:r>
      <w:r w:rsidR="00212210">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w:t>
      </w:r>
      <w:r w:rsidR="00212210">
        <w:rPr>
          <w:rFonts w:ascii="_GB2312" w:hAnsi="_GB2312" w:hint="eastAsia"/>
          <w:color w:val="000000"/>
        </w:rPr>
        <w:lastRenderedPageBreak/>
        <w:t>况，阅读体验效果差。</w:t>
      </w:r>
      <w:r w:rsidR="00212210">
        <w:rPr>
          <w:rFonts w:hint="eastAsia"/>
        </w:rPr>
        <w:t>目前，大多数的网站程序通过缓存</w:t>
      </w:r>
      <w:r w:rsidR="00212210">
        <w:rPr>
          <w:rFonts w:hint="eastAsia"/>
          <w:lang w:val="zh-TW"/>
        </w:rPr>
        <w:t>网站的静态资源提高网站的访问速度。当网络连接断开的情况下，无法响应用户发送的异步请求和数据交互。</w:t>
      </w:r>
      <w:r w:rsidR="00212210">
        <w:rPr>
          <w:rFonts w:ascii="_GB2312" w:hAnsi="_GB2312" w:hint="eastAsia"/>
          <w:color w:val="000000"/>
        </w:rPr>
        <w:t>本</w:t>
      </w:r>
      <w:r w:rsidR="00212210">
        <w:rPr>
          <w:rFonts w:ascii="_GB2312" w:hAnsi="_GB2312"/>
          <w:color w:val="000000"/>
        </w:rPr>
        <w:t>离线框架</w:t>
      </w:r>
      <w:r w:rsidR="00212210">
        <w:rPr>
          <w:rFonts w:ascii="_GB2312" w:hAnsi="_GB2312" w:hint="eastAsia"/>
          <w:color w:val="000000"/>
        </w:rPr>
        <w:t>设计目的是，不管用户在何种网络环境下，读取数据或者提交数据不受网络环境影响，均可以正常使用系统。</w:t>
      </w:r>
    </w:p>
    <w:p w14:paraId="2E63CB4F" w14:textId="04EA8146" w:rsidR="000008D9" w:rsidRDefault="00212210" w:rsidP="004873F6">
      <w:pPr>
        <w:ind w:firstLine="480"/>
        <w:rPr>
          <w:ins w:id="146" w:author="Microsoft Office 用户" w:date="2017-09-12T23:25:00Z"/>
          <w:rFonts w:hAnsi="宋体" w:hint="eastAsia"/>
        </w:rPr>
      </w:pPr>
      <w:r w:rsidRPr="004A44A5">
        <w:rPr>
          <w:rFonts w:hAnsi="宋体" w:hint="eastAsia"/>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64633457" w14:textId="4CDBDF1F" w:rsidR="0076460D" w:rsidRDefault="00904537" w:rsidP="0076460D">
      <w:pPr>
        <w:pStyle w:val="aff0"/>
        <w:spacing w:beforeLines="50" w:before="163" w:afterLines="50" w:after="163"/>
        <w:ind w:firstLine="640"/>
        <w:rPr>
          <w:ins w:id="147" w:author="Microsoft Office 用户" w:date="2017-09-12T23:26:00Z"/>
          <w:rFonts w:ascii="宋体" w:hAnsi="宋体" w:hint="eastAsia"/>
        </w:rPr>
        <w:pPrChange w:id="148" w:author="Microsoft Office 用户" w:date="2017-09-12T23:26:00Z">
          <w:pPr>
            <w:ind w:firstLine="480"/>
          </w:pPr>
        </w:pPrChange>
      </w:pPr>
      <w:ins w:id="149" w:author="Microsoft Office 用户" w:date="2017-09-12T23:25:00Z">
        <w:r w:rsidRPr="00904537">
          <w:rPr>
            <w:rFonts w:ascii="宋体" w:hAnsi="宋体" w:hint="eastAsia"/>
            <w:rPrChange w:id="150" w:author="Microsoft Office 用户" w:date="2017-09-12T23:25:00Z">
              <w:rPr>
                <w:rFonts w:ascii="黑体" w:eastAsia="黑体" w:hint="eastAsia"/>
              </w:rPr>
            </w:rPrChange>
          </w:rPr>
          <w:t xml:space="preserve">第四章  </w:t>
        </w:r>
        <w:r w:rsidR="00DA23F3">
          <w:rPr>
            <w:rFonts w:ascii="宋体" w:hAnsi="宋体"/>
          </w:rPr>
          <w:t>PWP</w:t>
        </w:r>
        <w:r w:rsidR="00DA23F3">
          <w:rPr>
            <w:rFonts w:ascii="宋体" w:hAnsi="宋体" w:hint="eastAsia"/>
          </w:rPr>
          <w:t>参考实现设计</w:t>
        </w:r>
      </w:ins>
    </w:p>
    <w:p w14:paraId="2A0B8938" w14:textId="695E1CD3" w:rsidR="0076460D" w:rsidRPr="0076460D" w:rsidRDefault="0076460D" w:rsidP="0076460D">
      <w:pPr>
        <w:pStyle w:val="aff0"/>
        <w:spacing w:beforeLines="50" w:before="163" w:afterLines="50" w:after="163"/>
        <w:ind w:firstLine="640"/>
        <w:rPr>
          <w:rFonts w:ascii="Times New Roman" w:hAnsi="宋体" w:cs="Times New Roman" w:hint="eastAsia"/>
          <w:b w:val="0"/>
          <w:bCs w:val="0"/>
          <w:sz w:val="24"/>
          <w:szCs w:val="24"/>
          <w:rPrChange w:id="151" w:author="Microsoft Office 用户" w:date="2017-09-12T23:26:00Z">
            <w:rPr/>
          </w:rPrChange>
        </w:rPr>
        <w:pPrChange w:id="152" w:author="Microsoft Office 用户" w:date="2017-09-12T23:26:00Z">
          <w:pPr>
            <w:ind w:firstLine="480"/>
          </w:pPr>
        </w:pPrChange>
      </w:pPr>
      <w:ins w:id="153" w:author="Microsoft Office 用户" w:date="2017-09-12T23:26:00Z">
        <w:r w:rsidRPr="0076460D">
          <w:rPr>
            <w:rFonts w:ascii="Times New Roman" w:hAnsi="宋体" w:cs="Times New Roman" w:hint="eastAsia"/>
            <w:b w:val="0"/>
            <w:bCs w:val="0"/>
            <w:sz w:val="24"/>
            <w:szCs w:val="24"/>
            <w:rPrChange w:id="154" w:author="Microsoft Office 用户" w:date="2017-09-12T23:26:00Z">
              <w:rPr>
                <w:rFonts w:hAnsi="宋体" w:hint="eastAsia"/>
              </w:rPr>
            </w:rPrChange>
          </w:rPr>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ins>
    </w:p>
    <w:p w14:paraId="457B6F17" w14:textId="510FDCE6" w:rsidR="000008D9" w:rsidRDefault="000008D9">
      <w:pPr>
        <w:pStyle w:val="aff0"/>
        <w:spacing w:beforeLines="50" w:before="163" w:afterLines="50" w:after="163"/>
        <w:ind w:firstLine="640"/>
        <w:rPr>
          <w:rFonts w:ascii="宋体" w:hAnsi="宋体"/>
        </w:rPr>
      </w:pPr>
      <w:bookmarkStart w:id="155" w:name="_GoBack"/>
      <w:bookmarkEnd w:id="155"/>
      <w:r>
        <w:rPr>
          <w:rFonts w:ascii="宋体" w:hAnsi="宋体"/>
        </w:rPr>
        <w:br w:type="page"/>
      </w:r>
      <w:bookmarkStart w:id="156" w:name="_Toc324178444"/>
      <w:bookmarkStart w:id="157" w:name="_Toc324179065"/>
      <w:bookmarkStart w:id="158" w:name="_Toc324432736"/>
      <w:bookmarkStart w:id="159"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系统设计</w:t>
      </w:r>
      <w:bookmarkEnd w:id="156"/>
      <w:bookmarkEnd w:id="157"/>
      <w:bookmarkEnd w:id="158"/>
      <w:bookmarkEnd w:id="159"/>
      <w:r w:rsidR="00521830">
        <w:rPr>
          <w:rFonts w:ascii="黑体" w:eastAsia="黑体" w:hint="eastAsia"/>
        </w:rPr>
        <w:t>与实现</w:t>
      </w:r>
    </w:p>
    <w:p w14:paraId="77AD8225" w14:textId="77777777" w:rsidR="00485DF0" w:rsidRPr="002553A6" w:rsidRDefault="00485DF0" w:rsidP="00485DF0">
      <w:pPr>
        <w:pStyle w:val="Aff1"/>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14BF80CA" w:rsidR="00E73C0F" w:rsidRPr="00680F5F" w:rsidDel="00551596" w:rsidRDefault="00E73C0F" w:rsidP="00E73C0F">
      <w:pPr>
        <w:pStyle w:val="Aff1"/>
        <w:ind w:firstLine="480"/>
        <w:rPr>
          <w:rFonts w:ascii="宋体" w:eastAsia="宋体" w:hAnsi="宋体" w:cs="宋体"/>
          <w:lang w:val="zh-TW" w:eastAsia="zh-TW"/>
        </w:rPr>
      </w:pPr>
      <w:moveFromRangeStart w:id="160" w:author="Microsoft Office 用户" w:date="2017-09-12T22:21:00Z" w:name="move493018193"/>
      <w:moveFrom w:id="161" w:author="Microsoft Office 用户" w:date="2017-09-12T22:21:00Z">
        <w:r w:rsidDel="00551596">
          <w:rPr>
            <w:rFonts w:ascii="宋体" w:eastAsia="宋体" w:hAnsi="宋体" w:cs="宋体" w:hint="eastAsia"/>
          </w:rPr>
          <w:t>阅读是人类对</w:t>
        </w:r>
        <w:r w:rsidDel="00551596">
          <w:rPr>
            <w:rFonts w:ascii="宋体" w:eastAsia="宋体" w:hAnsi="宋体" w:cs="宋体"/>
            <w:lang w:val="zh-TW" w:eastAsia="zh-TW"/>
          </w:rPr>
          <w:t>知识的获取</w:t>
        </w:r>
        <w:r w:rsidDel="00551596">
          <w:rPr>
            <w:rFonts w:ascii="宋体" w:eastAsia="宋体" w:hAnsi="宋体" w:cs="宋体" w:hint="eastAsia"/>
            <w:lang w:val="zh-TW"/>
          </w:rPr>
          <w:t>的一种</w:t>
        </w:r>
        <w:r w:rsidDel="00551596">
          <w:rPr>
            <w:rFonts w:ascii="宋体" w:eastAsia="宋体" w:hAnsi="宋体" w:cs="宋体"/>
            <w:lang w:val="zh-TW" w:eastAsia="zh-TW"/>
          </w:rPr>
          <w:t>最重要的途径。</w:t>
        </w:r>
        <w:r w:rsidDel="00551596">
          <w:rPr>
            <w:rFonts w:ascii="宋体" w:eastAsia="宋体" w:hAnsi="宋体" w:cs="宋体" w:hint="eastAsia"/>
            <w:lang w:val="zh-TW"/>
          </w:rPr>
          <w:t>对于</w:t>
        </w:r>
        <w:r w:rsidDel="00551596">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Del="00551596">
          <w:rPr>
            <w:rFonts w:ascii="宋体" w:eastAsia="宋体" w:hAnsi="宋体" w:cs="宋体" w:hint="eastAsia"/>
            <w:lang w:val="zh-TW"/>
          </w:rPr>
          <w:t>，</w:t>
        </w:r>
        <w:r w:rsidDel="00551596">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moveFrom>
    </w:p>
    <w:moveFromRangeEnd w:id="160"/>
    <w:p w14:paraId="4D4F9141" w14:textId="2FA16D73" w:rsidR="00E73C0F" w:rsidRDefault="00E73C0F" w:rsidP="00E73C0F">
      <w:pPr>
        <w:pStyle w:val="Aff1"/>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w:t>
      </w:r>
      <w:r w:rsidR="00E04818">
        <w:rPr>
          <w:rFonts w:ascii="宋体" w:eastAsia="宋体" w:hAnsi="宋体" w:cs="宋体" w:hint="eastAsia"/>
          <w:lang w:val="zh-TW"/>
        </w:rPr>
        <w:t>大</w:t>
      </w:r>
      <w:r w:rsidRPr="00680F5F">
        <w:rPr>
          <w:rFonts w:ascii="宋体" w:eastAsia="宋体" w:hAnsi="宋体" w:cs="宋体" w:hint="eastAsia"/>
          <w:lang w:val="zh-TW" w:eastAsia="zh-TW"/>
        </w:rPr>
        <w:t>，传统出版在内容的获取和内容的发行的产业链两头都受到了电子出版强有力的挑战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Default="00E73C0F" w:rsidP="00E423DA">
      <w:pPr>
        <w:pStyle w:val="Aff1"/>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022BE547" w14:textId="77777777" w:rsidR="004873F6" w:rsidRDefault="004873F6" w:rsidP="004873F6">
      <w:pPr>
        <w:pStyle w:val="Aff1"/>
        <w:ind w:firstLine="480"/>
        <w:rPr>
          <w:rFonts w:ascii="宋体" w:eastAsia="宋体" w:hAnsi="宋体" w:cs="宋体"/>
          <w:lang w:val="zh-TW"/>
        </w:rPr>
      </w:pPr>
      <w:r w:rsidRPr="0092393C">
        <w:rPr>
          <w:rFonts w:ascii="宋体" w:eastAsia="宋体" w:hAnsi="宋体" w:cs="宋体" w:hint="eastAsia"/>
          <w:noProof/>
        </w:rPr>
        <w:lastRenderedPageBreak/>
        <w:drawing>
          <wp:anchor distT="0" distB="0" distL="114300" distR="114300" simplePos="0" relativeHeight="251698688" behindDoc="0" locked="0" layoutInCell="1" allowOverlap="1" wp14:anchorId="6318CE6F" wp14:editId="49B47501">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37">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99712" behindDoc="0" locked="0" layoutInCell="1" allowOverlap="1" wp14:anchorId="2AF98ACB" wp14:editId="424E6902">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38">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Pr="00680F5F">
        <w:rPr>
          <w:rFonts w:ascii="宋体" w:eastAsia="宋体" w:hAnsi="宋体" w:cs="宋体" w:hint="eastAsia"/>
          <w:lang w:val="zh-TW" w:eastAsia="zh-TW"/>
        </w:rPr>
        <w:t>该系统的设计即要符合传统电子</w:t>
      </w:r>
      <w:r>
        <w:rPr>
          <w:rFonts w:ascii="宋体" w:eastAsia="宋体" w:hAnsi="宋体" w:cs="宋体"/>
          <w:lang w:val="zh-TW" w:eastAsia="zh-TW"/>
        </w:rPr>
        <w:t>书刊</w:t>
      </w:r>
      <w:r w:rsidRPr="00680F5F">
        <w:rPr>
          <w:rFonts w:ascii="宋体" w:eastAsia="宋体" w:hAnsi="宋体" w:cs="宋体" w:hint="eastAsia"/>
          <w:lang w:val="zh-TW" w:eastAsia="zh-TW"/>
        </w:rPr>
        <w:t>出版的流程，也要兼顾数据阅读的特性，充分发挥互联网的优势</w:t>
      </w:r>
      <w:r>
        <w:rPr>
          <w:rFonts w:ascii="宋体" w:eastAsia="宋体" w:hAnsi="宋体" w:cs="宋体" w:hint="eastAsia"/>
          <w:lang w:val="zh-TW" w:eastAsia="zh-TW"/>
        </w:rPr>
        <w:t>。后台管理在线</w:t>
      </w:r>
      <w:r>
        <w:rPr>
          <w:rFonts w:ascii="宋体" w:eastAsia="宋体" w:hAnsi="宋体" w:cs="宋体"/>
          <w:lang w:val="zh-TW" w:eastAsia="zh-TW"/>
        </w:rPr>
        <w:t>书刊</w:t>
      </w:r>
      <w:r>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Pr>
          <w:rFonts w:ascii="宋体" w:eastAsia="宋体" w:hAnsi="宋体" w:cs="宋体" w:hint="eastAsia"/>
          <w:lang w:val="zh-TW"/>
        </w:rPr>
        <w:t>所示。</w:t>
      </w:r>
    </w:p>
    <w:p w14:paraId="69077C5A" w14:textId="74D993A9" w:rsidR="004873F6" w:rsidRPr="00AF3AC4" w:rsidRDefault="004873F6" w:rsidP="00AF3AC4">
      <w:pPr>
        <w:pStyle w:val="aff3"/>
        <w:keepNext/>
        <w:rPr>
          <w:rFonts w:ascii="黑体" w:eastAsia="黑体" w:hAnsi="黑体"/>
        </w:rPr>
      </w:pPr>
      <w:bookmarkStart w:id="162" w:name="_Toc491896613"/>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10</w:t>
      </w:r>
      <w:r w:rsidR="009878B1" w:rsidRPr="00334ED0">
        <w:rPr>
          <w:rFonts w:ascii="黑体" w:eastAsia="黑体" w:hAnsi="黑体"/>
        </w:rPr>
        <w:fldChar w:fldCharType="end"/>
      </w:r>
      <w:r w:rsidRPr="00AF3AC4">
        <w:rPr>
          <w:rFonts w:ascii="黑体" w:eastAsia="黑体" w:hAnsi="黑体"/>
        </w:rPr>
        <w:t xml:space="preserve"> </w:t>
      </w:r>
      <w:r w:rsidRPr="00AF3AC4">
        <w:rPr>
          <w:rFonts w:ascii="黑体" w:eastAsia="黑体" w:hAnsi="黑体" w:hint="eastAsia"/>
        </w:rPr>
        <w:t>系统用例图</w:t>
      </w:r>
      <w:bookmarkEnd w:id="162"/>
    </w:p>
    <w:p w14:paraId="28F2B58F" w14:textId="318EFA18" w:rsidR="004873F6" w:rsidRPr="004873F6" w:rsidRDefault="004873F6" w:rsidP="004873F6">
      <w:pPr>
        <w:pStyle w:val="Aff1"/>
        <w:ind w:firstLine="420"/>
        <w:rPr>
          <w:rFonts w:ascii="宋体" w:eastAsia="PMingLiU" w:hAnsi="宋体" w:cs="宋体"/>
          <w:lang w:val="zh-TW" w:eastAsia="zh-TW"/>
        </w:rPr>
      </w:pPr>
      <w:r w:rsidRPr="0092393C">
        <w:rPr>
          <w:rFonts w:ascii="宋体" w:eastAsia="宋体" w:hAnsi="宋体" w:cs="宋体" w:hint="eastAsia"/>
          <w:lang w:val="zh-TW" w:eastAsia="zh-TW"/>
        </w:rPr>
        <w:t>文章在发布系统中编辑发布</w:t>
      </w:r>
      <w:r>
        <w:rPr>
          <w:rFonts w:ascii="宋体" w:eastAsia="宋体" w:hAnsi="宋体" w:cs="宋体" w:hint="eastAsia"/>
          <w:lang w:val="zh-TW" w:eastAsia="zh-TW"/>
        </w:rPr>
        <w:t>后，读者就可以在离线阅读系统中进行阅读。离线阅读系统用例图如1</w:t>
      </w:r>
      <w:r>
        <w:rPr>
          <w:rFonts w:ascii="宋体" w:eastAsia="宋体" w:hAnsi="宋体" w:cs="宋体" w:hint="eastAsia"/>
          <w:lang w:val="zh-TW"/>
        </w:rPr>
        <w:t>0右</w:t>
      </w:r>
      <w:r>
        <w:rPr>
          <w:rFonts w:ascii="宋体" w:eastAsia="宋体" w:hAnsi="宋体" w:cs="宋体"/>
          <w:lang w:val="zh-TW"/>
        </w:rPr>
        <w:t>图</w:t>
      </w:r>
      <w:r w:rsidRPr="0092393C">
        <w:rPr>
          <w:rFonts w:ascii="宋体" w:eastAsia="宋体" w:hAnsi="宋体" w:cs="宋体" w:hint="eastAsia"/>
          <w:lang w:val="zh-TW" w:eastAsia="zh-TW"/>
        </w:rPr>
        <w:t>所示。</w:t>
      </w:r>
    </w:p>
    <w:p w14:paraId="596786E1" w14:textId="167BE17B" w:rsidR="000008D9" w:rsidRDefault="000008D9">
      <w:pPr>
        <w:pStyle w:val="2"/>
      </w:pPr>
      <w:bookmarkStart w:id="163" w:name="_Toc324178445"/>
      <w:bookmarkStart w:id="164" w:name="_Toc324179066"/>
      <w:bookmarkStart w:id="165" w:name="_Toc324432737"/>
      <w:bookmarkStart w:id="166" w:name="_Toc326079881"/>
      <w:r>
        <w:rPr>
          <w:rFonts w:hint="eastAsia"/>
        </w:rPr>
        <w:t>4.</w:t>
      </w:r>
      <w:r w:rsidR="00EE7CAC">
        <w:t>2</w:t>
      </w:r>
      <w:r>
        <w:rPr>
          <w:rFonts w:hint="eastAsia"/>
        </w:rPr>
        <w:t xml:space="preserve"> </w:t>
      </w:r>
      <w:bookmarkEnd w:id="163"/>
      <w:bookmarkEnd w:id="164"/>
      <w:bookmarkEnd w:id="165"/>
      <w:bookmarkEnd w:id="166"/>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1BF4025D" w:rsidR="000008D9" w:rsidRDefault="007376A1">
      <w:pPr>
        <w:pStyle w:val="30"/>
        <w:tabs>
          <w:tab w:val="left" w:pos="6960"/>
        </w:tabs>
        <w:spacing w:before="163" w:after="163" w:line="360" w:lineRule="auto"/>
      </w:pPr>
      <w:bookmarkStart w:id="167" w:name="_Toc313621010"/>
      <w:bookmarkStart w:id="168" w:name="_Toc324178447"/>
      <w:bookmarkStart w:id="169" w:name="_Toc324179068"/>
      <w:bookmarkStart w:id="170" w:name="_Toc324432739"/>
      <w:bookmarkStart w:id="171" w:name="_Toc326079883"/>
      <w:r>
        <w:rPr>
          <w:noProof/>
        </w:rPr>
        <w:object w:dxaOrig="0" w:dyaOrig="0" w14:anchorId="371D190B">
          <v:shape id="_x0000_s1035" type="#_x0000_t75" style="position:absolute;margin-left:.85pt;margin-top:29.3pt;width:452.4pt;height:146.15pt;z-index:251690496;mso-position-horizontal-relative:text;mso-position-vertical-relative:text">
            <v:imagedata r:id="rId39" o:title=""/>
            <v:textbox style="mso-next-textbox:#_x0000_s1035"/>
            <w10:wrap type="square"/>
          </v:shape>
          <o:OLEObject Type="Embed" ProgID="Visio.Drawing.15" ShapeID="_x0000_s1035" DrawAspect="Content" ObjectID="_1566764045" r:id="rId40"/>
        </w:object>
      </w:r>
      <w:r w:rsidR="0065406C">
        <w:rPr>
          <w:rFonts w:hint="eastAsia"/>
        </w:rPr>
        <w:t>4.</w:t>
      </w:r>
      <w:r w:rsidR="00360CD9">
        <w:t>2</w:t>
      </w:r>
      <w:r w:rsidR="000008D9">
        <w:rPr>
          <w:rFonts w:hint="eastAsia"/>
        </w:rPr>
        <w:t xml:space="preserve">.1 </w:t>
      </w:r>
      <w:bookmarkEnd w:id="167"/>
      <w:bookmarkEnd w:id="168"/>
      <w:bookmarkEnd w:id="169"/>
      <w:bookmarkEnd w:id="170"/>
      <w:bookmarkEnd w:id="171"/>
      <w:r w:rsidR="005C7067">
        <w:rPr>
          <w:rFonts w:hint="eastAsia"/>
        </w:rPr>
        <w:t>总体</w:t>
      </w:r>
      <w:r w:rsidR="00E73C0F">
        <w:rPr>
          <w:rFonts w:hint="eastAsia"/>
        </w:rPr>
        <w:t>架构</w:t>
      </w:r>
      <w:r w:rsidR="005C7067">
        <w:rPr>
          <w:rFonts w:hint="eastAsia"/>
        </w:rPr>
        <w:t>设计</w:t>
      </w:r>
    </w:p>
    <w:p w14:paraId="051F820D" w14:textId="046C283E" w:rsidR="004B3949" w:rsidRPr="00AF3AC4" w:rsidRDefault="004B3949" w:rsidP="00AF3AC4">
      <w:pPr>
        <w:pStyle w:val="aff3"/>
        <w:keepNext/>
        <w:rPr>
          <w:rFonts w:ascii="黑体" w:eastAsia="黑体" w:hAnsi="黑体"/>
        </w:rPr>
      </w:pPr>
      <w:bookmarkStart w:id="172" w:name="_Toc491896614"/>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11</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w:t>
      </w:r>
      <w:r w:rsidRPr="00AF3AC4">
        <w:rPr>
          <w:rFonts w:ascii="黑体" w:eastAsia="黑体" w:hAnsi="黑体"/>
        </w:rPr>
        <w:t>整体架构图</w:t>
      </w:r>
      <w:bookmarkEnd w:id="172"/>
    </w:p>
    <w:p w14:paraId="6B952D5E" w14:textId="337773D4" w:rsidR="004A1561" w:rsidRDefault="00BC4811" w:rsidP="004A1561">
      <w:pPr>
        <w:pStyle w:val="a0"/>
      </w:pPr>
      <w:r>
        <w:rPr>
          <w:rFonts w:hint="eastAsia"/>
        </w:rPr>
        <w:t>互联</w:t>
      </w:r>
      <w:r>
        <w:t>网的发</w:t>
      </w:r>
      <w:r>
        <w:rPr>
          <w:rFonts w:hint="eastAsia"/>
        </w:rPr>
        <w:t>展</w:t>
      </w:r>
      <w:r>
        <w:t>，</w:t>
      </w:r>
      <w:r>
        <w:rPr>
          <w:rFonts w:hint="eastAsia"/>
        </w:rPr>
        <w:t>网</w:t>
      </w:r>
      <w:r>
        <w:t>络阅读成为优于传统纸张阅读的新型阅读方式。</w:t>
      </w:r>
      <w:r>
        <w:rPr>
          <w:rFonts w:hint="eastAsia"/>
        </w:rPr>
        <w:t>图</w:t>
      </w:r>
      <w:r>
        <w:t>书保存于网络，</w:t>
      </w:r>
      <w:r>
        <w:rPr>
          <w:rFonts w:hint="eastAsia"/>
        </w:rPr>
        <w:t>一</w:t>
      </w:r>
      <w:r>
        <w:t>点</w:t>
      </w:r>
      <w:r>
        <w:rPr>
          <w:rFonts w:hint="eastAsia"/>
        </w:rPr>
        <w:t>即可</w:t>
      </w:r>
      <w:r>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lastRenderedPageBreak/>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w:t>
      </w:r>
      <w:r w:rsidR="004873F6">
        <w:rPr>
          <w:rFonts w:hint="eastAsia"/>
        </w:rPr>
        <w:t>1</w:t>
      </w:r>
      <w:r w:rsidR="002118A9">
        <w:t>所示。</w:t>
      </w:r>
    </w:p>
    <w:p w14:paraId="071B0B12" w14:textId="16392EF3"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2ACAE07E" w:rsidR="00AB281E" w:rsidRPr="00AB281E" w:rsidRDefault="007376A1" w:rsidP="001F500E">
      <w:pPr>
        <w:pStyle w:val="a0"/>
      </w:pPr>
      <w:r>
        <w:rPr>
          <w:noProof/>
        </w:rPr>
        <w:object w:dxaOrig="0" w:dyaOrig="0" w14:anchorId="1D1D7C59">
          <v:shape id="_x0000_s1040" type="#_x0000_t75" style="position:absolute;left:0;text-align:left;margin-left:0;margin-top:62.25pt;width:453.5pt;height:377.2pt;z-index:251700736;mso-position-horizontal-relative:text;mso-position-vertical-relative:text">
            <v:imagedata r:id="rId41" o:title=""/>
            <v:textbox style="mso-next-textbox:#_x0000_s1040"/>
            <w10:wrap type="square"/>
          </v:shape>
          <o:OLEObject Type="Embed" ProgID="Visio.Drawing.15" ShapeID="_x0000_s1040" DrawAspect="Content" ObjectID="_1566764046" r:id="rId42"/>
        </w:object>
      </w:r>
      <w:r w:rsidR="001F500E" w:rsidRPr="001F500E">
        <w:rPr>
          <w:rFonts w:hint="eastAsia"/>
        </w:rPr>
        <w:t>服务器端采用基于node.js平台的Express开发框架，并实现MVC模式的代码架构设计。模块化的设计，降低了代码的耦合性，提高了代码日复用率，保证了产品高质量开发。</w:t>
      </w:r>
    </w:p>
    <w:p w14:paraId="0A467D23" w14:textId="4CD41507" w:rsidR="004B3949" w:rsidRPr="00AF3AC4" w:rsidRDefault="004B3949" w:rsidP="00AF3AC4">
      <w:pPr>
        <w:pStyle w:val="aff3"/>
        <w:keepNext/>
        <w:rPr>
          <w:rFonts w:ascii="黑体" w:eastAsia="黑体" w:hAnsi="黑体"/>
        </w:rPr>
      </w:pPr>
      <w:bookmarkStart w:id="173" w:name="_Toc491896615"/>
      <w:r w:rsidRPr="00AF3AC4">
        <w:rPr>
          <w:rFonts w:ascii="黑体" w:eastAsia="黑体" w:hAnsi="黑体"/>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12</w:t>
      </w:r>
      <w:r w:rsidR="009878B1" w:rsidRPr="00334ED0">
        <w:rPr>
          <w:rFonts w:ascii="黑体" w:eastAsia="黑体" w:hAnsi="黑体"/>
        </w:rPr>
        <w:fldChar w:fldCharType="end"/>
      </w:r>
      <w:r w:rsidR="009878B1">
        <w:rPr>
          <w:rFonts w:ascii="黑体" w:eastAsia="黑体" w:hAnsi="黑体"/>
        </w:rPr>
        <w:t xml:space="preserve"> </w:t>
      </w:r>
      <w:r w:rsidRPr="00AF3AC4">
        <w:rPr>
          <w:rFonts w:ascii="黑体" w:eastAsia="黑体" w:hAnsi="黑体" w:hint="eastAsia"/>
        </w:rPr>
        <w:t>系统分</w:t>
      </w:r>
      <w:r w:rsidRPr="00AF3AC4">
        <w:rPr>
          <w:rFonts w:ascii="黑体" w:eastAsia="黑体" w:hAnsi="黑体"/>
        </w:rPr>
        <w:t>层架构图</w:t>
      </w:r>
      <w:bookmarkEnd w:id="173"/>
    </w:p>
    <w:p w14:paraId="24A81A0D" w14:textId="77777777" w:rsidR="004B3949" w:rsidRDefault="004B3949" w:rsidP="004A1561">
      <w:pPr>
        <w:pStyle w:val="a0"/>
      </w:pPr>
    </w:p>
    <w:p w14:paraId="33847281" w14:textId="4EA9889C" w:rsidR="00E66E66" w:rsidRDefault="00877601" w:rsidP="004A1561">
      <w:pPr>
        <w:pStyle w:val="a0"/>
      </w:pPr>
      <w:r>
        <w:rPr>
          <w:rFonts w:hint="eastAsia"/>
        </w:rPr>
        <w:t>以</w:t>
      </w:r>
      <w:r w:rsidR="00E66E66">
        <w:rPr>
          <w:rFonts w:hint="eastAsia"/>
        </w:rPr>
        <w:t>层</w:t>
      </w:r>
      <w:r>
        <w:rPr>
          <w:rFonts w:hint="eastAsia"/>
        </w:rPr>
        <w:t>次化的结构设计系统，能使项目代码结构</w:t>
      </w:r>
      <w:r w:rsidR="0037258A">
        <w:rPr>
          <w:rFonts w:hint="eastAsia"/>
        </w:rPr>
        <w:t>简结清晰，分层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端编辑发布用户。视图层展示包括阅读页面、书刊列表、书刊管理、在线设计、在线发行。请求控制层</w:t>
      </w:r>
      <w:r>
        <w:rPr>
          <w:rFonts w:hint="eastAsia"/>
        </w:rPr>
        <w:t>用</w:t>
      </w:r>
      <w:r w:rsidR="00102AFC">
        <w:rPr>
          <w:rFonts w:hint="eastAsia"/>
        </w:rPr>
        <w:t>统一的访问控制系统，通过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，根据相关的业务逻辑，取相</w:t>
      </w:r>
      <w:r w:rsidR="00473744">
        <w:t>关</w:t>
      </w:r>
      <w:r>
        <w:rPr>
          <w:rFonts w:hint="eastAsia"/>
        </w:rPr>
        <w:t>数据返回到前端</w:t>
      </w:r>
      <w:r>
        <w:rPr>
          <w:rFonts w:hint="eastAsia"/>
        </w:rPr>
        <w:lastRenderedPageBreak/>
        <w:t>视图层。后台服务上的数据源，包括图片服务器、应用服务器、关系数据库和</w:t>
      </w:r>
      <w:r>
        <w:t>Redis</w:t>
      </w:r>
      <w:r>
        <w:rPr>
          <w:rFonts w:hint="eastAsia"/>
        </w:rPr>
        <w:t>服务。</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4873F6"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4873F6">
        <w:rPr>
          <w:rFonts w:ascii="宋体" w:hAnsi="宋体" w:cs="宋体"/>
          <w:lang w:val="zh-TW" w:eastAsia="zh-TW"/>
        </w:rPr>
        <w:t>5、系统框架</w:t>
      </w:r>
    </w:p>
    <w:p w14:paraId="2972D625" w14:textId="77777777" w:rsidR="00E73C0F" w:rsidRPr="004873F6" w:rsidRDefault="00E73C0F" w:rsidP="00E73C0F">
      <w:pPr>
        <w:pStyle w:val="a0"/>
        <w:rPr>
          <w:rFonts w:hAnsi="宋体" w:cs="宋体"/>
          <w:lang w:val="zh-TW" w:eastAsia="zh-TW"/>
        </w:rPr>
      </w:pPr>
      <w:r w:rsidRPr="004873F6">
        <w:rPr>
          <w:rFonts w:hAnsi="宋体" w:cs="宋体"/>
          <w:lang w:val="zh-TW" w:eastAsia="zh-TW"/>
        </w:rPr>
        <w:t>使用流行框架Express，特点是高性能</w:t>
      </w:r>
      <w:r w:rsidRPr="004873F6">
        <w:rPr>
          <w:rFonts w:hAnsi="宋体" w:cs="宋体" w:hint="eastAsia"/>
          <w:lang w:val="zh-TW" w:eastAsia="zh-TW"/>
        </w:rPr>
        <w:t>，</w:t>
      </w:r>
      <w:r w:rsidRPr="004873F6">
        <w:rPr>
          <w:rFonts w:hAnsi="宋体" w:cs="宋体"/>
          <w:lang w:val="zh-TW" w:eastAsia="zh-TW"/>
        </w:rPr>
        <w:t>Express仅在web应用相关的nodejs模块上进行了适度的封装和扩展，较大程度避免了过度封装导致的性能损耗，而且扩展性强，基于中间件的开发模式，使得express应用的扩展、模块拆分非常简单，既灵活，扩展性又强。</w:t>
      </w:r>
    </w:p>
    <w:p w14:paraId="54FA5FFD" w14:textId="03A29704" w:rsidR="004A1561" w:rsidRPr="004873F6" w:rsidRDefault="004A1561" w:rsidP="004A1561">
      <w:pPr>
        <w:pStyle w:val="a0"/>
        <w:ind w:firstLine="0"/>
        <w:rPr>
          <w:rFonts w:hAnsi="宋体" w:cs="宋体"/>
          <w:lang w:val="zh-TW" w:eastAsia="zh-TW"/>
        </w:rPr>
      </w:pPr>
      <w:r w:rsidRPr="004873F6">
        <w:rPr>
          <w:rFonts w:hAnsi="宋体" w:cs="宋体" w:hint="eastAsia"/>
          <w:lang w:val="zh-TW"/>
        </w:rPr>
        <w:t>6、</w:t>
      </w:r>
      <w:r w:rsidRPr="004873F6">
        <w:rPr>
          <w:rFonts w:hAnsi="宋体" w:cs="宋体"/>
          <w:lang w:val="zh-TW" w:eastAsia="zh-TW"/>
        </w:rPr>
        <w:t>前端框架</w:t>
      </w:r>
    </w:p>
    <w:p w14:paraId="547BE315" w14:textId="484845B2" w:rsidR="00E73C0F" w:rsidRPr="004873F6" w:rsidRDefault="00B25215" w:rsidP="00B25215">
      <w:pPr>
        <w:pStyle w:val="a0"/>
        <w:ind w:firstLine="0"/>
        <w:rPr>
          <w:rFonts w:hAnsi="宋体"/>
        </w:rPr>
      </w:pPr>
      <w:r w:rsidRPr="004873F6">
        <w:rPr>
          <w:rFonts w:hAnsi="宋体" w:cs="宋体"/>
          <w:lang w:val="zh-TW" w:eastAsia="zh-TW"/>
        </w:rPr>
        <w:tab/>
      </w:r>
      <w:r w:rsidRPr="004873F6">
        <w:rPr>
          <w:rFonts w:hAnsi="宋体" w:cs="宋体" w:hint="eastAsia"/>
          <w:lang w:val="zh-TW" w:eastAsia="zh-TW"/>
        </w:rPr>
        <w:t>Vue 只关注视图层， 采用自底向上增量开发的设计。Vue 的核心库只关注视图层，它不仅易于上手，还便于与第三方库或既有项目整合。另一方面，当与单文件组件和 Vue 生态系统支持的库结合使用时，Vue 也完全能够为复杂的单页应用程序提供驱动。</w:t>
      </w:r>
    </w:p>
    <w:p w14:paraId="5E6A8C83" w14:textId="0AE49C49"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4C6BC37B" w14:textId="53D9BC8C" w:rsidR="008626B0" w:rsidRPr="008626B0" w:rsidRDefault="008626B0" w:rsidP="008626B0">
      <w:pPr>
        <w:pStyle w:val="a0"/>
      </w:pPr>
      <w:r>
        <w:rPr>
          <w:rFonts w:hint="eastAsia"/>
        </w:rPr>
        <w:t>书刊</w:t>
      </w:r>
      <w:r>
        <w:t>发布阅读系统的功能模块图如图</w:t>
      </w:r>
      <w:r>
        <w:rPr>
          <w:rFonts w:hint="eastAsia"/>
        </w:rPr>
        <w:t>13所</w:t>
      </w:r>
      <w:r>
        <w:t>示。</w:t>
      </w:r>
      <w:r>
        <w:rPr>
          <w:rFonts w:hint="eastAsia"/>
        </w:rPr>
        <w:t>系统分</w:t>
      </w:r>
      <w:r>
        <w:t>两大类功能模块。一</w:t>
      </w:r>
      <w:r>
        <w:rPr>
          <w:rFonts w:hint="eastAsia"/>
        </w:rPr>
        <w:t>部分</w:t>
      </w:r>
      <w:r>
        <w:t>是</w:t>
      </w:r>
      <w:r>
        <w:rPr>
          <w:rFonts w:hint="eastAsia"/>
        </w:rPr>
        <w:t>书</w:t>
      </w:r>
      <w:r>
        <w:t>刊发布系统</w:t>
      </w:r>
      <w:r>
        <w:rPr>
          <w:rFonts w:hint="eastAsia"/>
        </w:rPr>
        <w:t>，</w:t>
      </w:r>
      <w:r>
        <w:t>其中包括，书刊管理、在线设计、在线发行、注册、登录功能模块。另</w:t>
      </w:r>
      <w:r>
        <w:rPr>
          <w:rFonts w:hint="eastAsia"/>
        </w:rPr>
        <w:t>一</w:t>
      </w:r>
      <w:r>
        <w:t>部分是书刊阅读系统，其中包括，书刊阅读、书刊评论、书刊搜索、注册和</w:t>
      </w:r>
      <w:r>
        <w:rPr>
          <w:rFonts w:hint="eastAsia"/>
        </w:rPr>
        <w:t>登</w:t>
      </w:r>
      <w:r>
        <w:t>录</w:t>
      </w:r>
      <w:r>
        <w:lastRenderedPageBreak/>
        <w:t>功能模块。注册</w:t>
      </w:r>
      <w:r>
        <w:rPr>
          <w:rFonts w:hint="eastAsia"/>
        </w:rPr>
        <w:t>和登</w:t>
      </w:r>
      <w:r>
        <w:t>录功能</w:t>
      </w:r>
      <w:r>
        <w:rPr>
          <w:rFonts w:hint="eastAsia"/>
        </w:rPr>
        <w:t>在两</w:t>
      </w:r>
      <w:r>
        <w:t>个子系统中为公用功能模块，后台代码逻辑公用一套</w:t>
      </w:r>
      <w:r w:rsidR="007376A1">
        <w:rPr>
          <w:rFonts w:hAnsi="宋体"/>
          <w:b/>
          <w:sz w:val="21"/>
          <w:szCs w:val="21"/>
          <w:lang w:val="zh-TW" w:eastAsia="zh-TW"/>
        </w:rPr>
        <w:object w:dxaOrig="0" w:dyaOrig="0" w14:anchorId="611067B2">
          <v:shape id="_x0000_s1041" type="#_x0000_t75" style="position:absolute;left:0;text-align:left;margin-left:20.7pt;margin-top:55.5pt;width:406.5pt;height:161.25pt;z-index:251702784;mso-position-horizontal-relative:text;mso-position-vertical-relative:text">
            <v:imagedata r:id="rId43" o:title=""/>
            <v:textbox style="mso-next-textbox:#_x0000_s1041"/>
            <w10:wrap type="square"/>
          </v:shape>
          <o:OLEObject Type="Embed" ProgID="Visio.Drawing.15" ShapeID="_x0000_s1041" DrawAspect="Content" ObjectID="_1566764047" r:id="rId44"/>
        </w:object>
      </w:r>
      <w:r>
        <w:t>实现。</w:t>
      </w:r>
    </w:p>
    <w:p w14:paraId="5D949A5C" w14:textId="02D23271" w:rsidR="004873F6" w:rsidRPr="00AF3AC4" w:rsidRDefault="008626B0" w:rsidP="00AF3AC4">
      <w:pPr>
        <w:pStyle w:val="aff3"/>
        <w:keepNext/>
        <w:rPr>
          <w:rFonts w:ascii="黑体" w:eastAsia="黑体" w:hAnsi="黑体"/>
        </w:rPr>
      </w:pPr>
      <w:bookmarkStart w:id="174" w:name="_Toc491896616"/>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13</w:t>
      </w:r>
      <w:r w:rsidR="009878B1" w:rsidRPr="00334ED0">
        <w:rPr>
          <w:rFonts w:ascii="黑体" w:eastAsia="黑体" w:hAnsi="黑体"/>
        </w:rPr>
        <w:fldChar w:fldCharType="end"/>
      </w:r>
      <w:r w:rsidRPr="00AF3AC4">
        <w:rPr>
          <w:rFonts w:ascii="黑体" w:eastAsia="黑体" w:hAnsi="黑体" w:hint="eastAsia"/>
        </w:rPr>
        <w:t xml:space="preserve"> 系统功能</w:t>
      </w:r>
      <w:r w:rsidRPr="00AF3AC4">
        <w:rPr>
          <w:rFonts w:ascii="黑体" w:eastAsia="黑体" w:hAnsi="黑体"/>
        </w:rPr>
        <w:t>模块图</w:t>
      </w:r>
      <w:bookmarkEnd w:id="174"/>
    </w:p>
    <w:p w14:paraId="73813624" w14:textId="6DA0D869" w:rsidR="009365DC" w:rsidRDefault="003E6161" w:rsidP="009365DC">
      <w:pPr>
        <w:pStyle w:val="30"/>
        <w:tabs>
          <w:tab w:val="left" w:pos="6960"/>
        </w:tabs>
        <w:spacing w:before="163" w:after="163" w:line="360" w:lineRule="auto"/>
      </w:pPr>
      <w:r>
        <w:rPr>
          <w:rFonts w:hint="eastAsia"/>
        </w:rPr>
        <w:t xml:space="preserve"> </w:t>
      </w:r>
      <w:r w:rsidR="00E73C0F">
        <w:rPr>
          <w:rFonts w:hint="eastAsia"/>
        </w:rPr>
        <w:t>4.</w:t>
      </w:r>
      <w:r w:rsidR="00360CD9">
        <w:t>2</w:t>
      </w:r>
      <w:r w:rsidR="00E73C0F">
        <w:rPr>
          <w:rFonts w:hint="eastAsia"/>
        </w:rPr>
        <w:t>.</w:t>
      </w:r>
      <w:r w:rsidR="00360CD9">
        <w:t>3</w:t>
      </w:r>
      <w:r w:rsidR="00E73C0F">
        <w:rPr>
          <w:rFonts w:hint="eastAsia"/>
        </w:rPr>
        <w:t xml:space="preserve"> 数据库</w:t>
      </w:r>
      <w:r w:rsidR="00E73C0F">
        <w:t>设计</w:t>
      </w:r>
    </w:p>
    <w:p w14:paraId="1066D47E" w14:textId="3B83ED86" w:rsidR="00F433A5" w:rsidRPr="00C96C44" w:rsidRDefault="00F433A5" w:rsidP="00C96C44">
      <w:pPr>
        <w:pStyle w:val="a0"/>
        <w:rPr>
          <w:rFonts w:eastAsia="PMingLiU" w:hAnsi="宋体" w:cs="宋体"/>
          <w:lang w:val="zh-TW" w:eastAsia="zh-TW"/>
        </w:rPr>
      </w:pPr>
      <w:r w:rsidRPr="00C96C44">
        <w:rPr>
          <w:rFonts w:hAnsi="宋体" w:cs="宋体"/>
          <w:lang w:val="zh-TW"/>
        </w:rPr>
        <w:t>数据</w:t>
      </w:r>
      <w:r w:rsidRPr="00C96C44">
        <w:rPr>
          <w:rFonts w:hAnsi="宋体" w:cs="宋体" w:hint="eastAsia"/>
          <w:lang w:val="zh-TW"/>
        </w:rPr>
        <w:t>库</w:t>
      </w:r>
      <w:r w:rsidR="00C96C44">
        <w:rPr>
          <w:rFonts w:hAnsi="宋体" w:cs="宋体" w:hint="eastAsia"/>
          <w:lang w:val="zh-TW"/>
        </w:rPr>
        <w:t>中</w:t>
      </w:r>
      <w:r w:rsidR="00C96C44">
        <w:rPr>
          <w:rFonts w:hAnsi="宋体" w:cs="宋体"/>
          <w:lang w:val="zh-TW"/>
        </w:rPr>
        <w:t>数据</w:t>
      </w:r>
      <w:r w:rsidR="00C96C44">
        <w:rPr>
          <w:rFonts w:hAnsi="宋体" w:cs="宋体" w:hint="eastAsia"/>
          <w:lang w:val="zh-TW"/>
        </w:rPr>
        <w:t>表</w:t>
      </w:r>
      <w:r w:rsidRPr="00C96C44">
        <w:rPr>
          <w:rFonts w:hAnsi="宋体" w:cs="宋体" w:hint="eastAsia"/>
          <w:lang w:val="zh-TW"/>
        </w:rPr>
        <w:t>关系</w:t>
      </w:r>
      <w:r w:rsidRPr="00C96C44">
        <w:rPr>
          <w:rFonts w:hAnsi="宋体" w:cs="宋体"/>
          <w:lang w:val="zh-TW"/>
        </w:rPr>
        <w:t>图如下图</w:t>
      </w:r>
      <w:r w:rsidRPr="00C96C44">
        <w:rPr>
          <w:rFonts w:hAnsi="宋体" w:cs="宋体" w:hint="eastAsia"/>
          <w:lang w:val="zh-TW"/>
        </w:rPr>
        <w:t>14所</w:t>
      </w:r>
      <w:r w:rsidRPr="00C96C44">
        <w:rPr>
          <w:rFonts w:hAnsi="宋体" w:cs="宋体"/>
          <w:lang w:val="zh-TW"/>
        </w:rPr>
        <w:t>示。</w:t>
      </w:r>
      <w:r w:rsidRPr="00C96C44">
        <w:rPr>
          <w:rFonts w:hAnsi="宋体" w:cs="宋体" w:hint="eastAsia"/>
          <w:lang w:val="zh-TW"/>
        </w:rPr>
        <w:t>从</w:t>
      </w:r>
      <w:r w:rsidRPr="00C96C44">
        <w:rPr>
          <w:rFonts w:hAnsi="宋体" w:cs="宋体"/>
          <w:lang w:val="zh-TW"/>
        </w:rPr>
        <w:t>图中可以看出文章</w:t>
      </w:r>
      <w:r w:rsidRPr="00C96C44">
        <w:rPr>
          <w:rFonts w:hAnsi="宋体" w:cs="宋体" w:hint="eastAsia"/>
          <w:lang w:val="zh-TW"/>
        </w:rPr>
        <w:t>表</w:t>
      </w:r>
      <w:r w:rsidRPr="00C96C44">
        <w:rPr>
          <w:rFonts w:hAnsi="宋体" w:cs="宋体"/>
          <w:lang w:val="zh-TW"/>
        </w:rPr>
        <w:t>是</w:t>
      </w:r>
      <w:r w:rsidRPr="00C96C44">
        <w:rPr>
          <w:rFonts w:hAnsi="宋体" w:cs="宋体" w:hint="eastAsia"/>
          <w:lang w:val="zh-TW"/>
        </w:rPr>
        <w:t>最</w:t>
      </w:r>
      <w:r w:rsidRPr="00C96C44">
        <w:rPr>
          <w:rFonts w:hAnsi="宋体" w:cs="宋体"/>
          <w:lang w:val="zh-TW"/>
        </w:rPr>
        <w:t>为</w:t>
      </w:r>
      <w:r w:rsidRPr="00C96C44">
        <w:rPr>
          <w:rFonts w:hAnsi="宋体" w:cs="宋体" w:hint="eastAsia"/>
          <w:lang w:val="zh-TW"/>
        </w:rPr>
        <w:t>重</w:t>
      </w:r>
      <w:r w:rsidRPr="00C96C44">
        <w:rPr>
          <w:rFonts w:hAnsi="宋体" w:cs="宋体"/>
          <w:lang w:val="zh-TW"/>
        </w:rPr>
        <w:t>要的数据库</w:t>
      </w:r>
      <w:r w:rsidRPr="00C96C44">
        <w:rPr>
          <w:rFonts w:hAnsi="宋体" w:cs="宋体" w:hint="eastAsia"/>
          <w:lang w:val="zh-TW"/>
        </w:rPr>
        <w:t>表</w:t>
      </w:r>
      <w:r w:rsidRPr="00C96C44">
        <w:rPr>
          <w:rFonts w:hAnsi="宋体" w:cs="宋体"/>
          <w:lang w:val="zh-TW"/>
        </w:rPr>
        <w:t>。</w:t>
      </w:r>
      <w:r w:rsidRPr="00C96C44">
        <w:rPr>
          <w:rFonts w:hAnsi="宋体" w:cs="宋体" w:hint="eastAsia"/>
          <w:lang w:val="zh-TW"/>
        </w:rPr>
        <w:t>书</w:t>
      </w:r>
      <w:r w:rsidRPr="00C96C44">
        <w:rPr>
          <w:rFonts w:hAnsi="宋体" w:cs="宋体"/>
          <w:lang w:val="zh-TW"/>
        </w:rPr>
        <w:t>的相关信息存在</w:t>
      </w:r>
      <w:r w:rsidRPr="00C96C44">
        <w:rPr>
          <w:rFonts w:hAnsi="宋体" w:cs="宋体"/>
          <w:lang w:val="zh-TW" w:eastAsia="zh-TW"/>
        </w:rPr>
        <w:t>book</w:t>
      </w:r>
      <w:r w:rsidRPr="00C96C44">
        <w:rPr>
          <w:rFonts w:hAnsi="宋体" w:cs="宋体" w:hint="eastAsia"/>
          <w:lang w:val="zh-TW"/>
        </w:rPr>
        <w:t>表</w:t>
      </w:r>
      <w:r w:rsidRPr="00C96C44">
        <w:rPr>
          <w:rFonts w:hAnsi="宋体" w:cs="宋体"/>
          <w:lang w:val="zh-TW"/>
        </w:rPr>
        <w:t>中，一</w:t>
      </w:r>
      <w:r w:rsidRPr="00C96C44">
        <w:rPr>
          <w:rFonts w:hAnsi="宋体" w:cs="宋体" w:hint="eastAsia"/>
          <w:lang w:val="zh-TW"/>
        </w:rPr>
        <w:t>本book可能</w:t>
      </w:r>
      <w:r w:rsidRPr="00C96C44">
        <w:rPr>
          <w:rFonts w:hAnsi="宋体" w:cs="宋体"/>
          <w:lang w:val="zh-TW"/>
        </w:rPr>
        <w:t>有若干个期刊</w:t>
      </w:r>
      <w:r w:rsidRPr="00C96C44">
        <w:rPr>
          <w:rFonts w:hAnsi="宋体" w:cs="宋体" w:hint="eastAsia"/>
          <w:lang w:val="zh-TW"/>
        </w:rPr>
        <w:t>，</w:t>
      </w:r>
      <w:r w:rsidRPr="00C96C44">
        <w:rPr>
          <w:rFonts w:hAnsi="宋体" w:cs="宋体"/>
          <w:lang w:val="zh-TW"/>
        </w:rPr>
        <w:t>期刊信息</w:t>
      </w:r>
      <w:r w:rsidRPr="00C96C44">
        <w:rPr>
          <w:rFonts w:hAnsi="宋体" w:cs="宋体" w:hint="eastAsia"/>
          <w:lang w:val="zh-TW"/>
        </w:rPr>
        <w:t>存放</w:t>
      </w:r>
      <w:r w:rsidRPr="00C96C44">
        <w:rPr>
          <w:rFonts w:hAnsi="宋体" w:cs="宋体"/>
          <w:lang w:val="zh-TW"/>
        </w:rPr>
        <w:t>在</w:t>
      </w:r>
      <w:r w:rsidRPr="00C96C44">
        <w:rPr>
          <w:rFonts w:hAnsi="宋体" w:cs="宋体" w:hint="eastAsia"/>
          <w:lang w:val="zh-TW"/>
        </w:rPr>
        <w:t>issue表</w:t>
      </w:r>
      <w:r w:rsidRPr="00C96C44">
        <w:rPr>
          <w:rFonts w:hAnsi="宋体" w:cs="宋体"/>
          <w:lang w:val="zh-TW" w:eastAsia="zh-TW"/>
        </w:rPr>
        <w:t>中</w:t>
      </w:r>
      <w:r w:rsidRPr="00C96C44">
        <w:rPr>
          <w:rFonts w:hAnsi="宋体" w:cs="宋体" w:hint="eastAsia"/>
          <w:lang w:val="zh-TW"/>
        </w:rPr>
        <w:t>，</w:t>
      </w:r>
      <w:r w:rsidRPr="00C96C44">
        <w:rPr>
          <w:rFonts w:hAnsi="宋体" w:cs="宋体"/>
          <w:lang w:val="zh-TW"/>
        </w:rPr>
        <w:t>期刊</w:t>
      </w:r>
      <w:r w:rsidRPr="00C96C44">
        <w:rPr>
          <w:rFonts w:hAnsi="宋体" w:cs="宋体" w:hint="eastAsia"/>
          <w:lang w:val="zh-TW"/>
        </w:rPr>
        <w:t>的</w:t>
      </w:r>
      <w:r w:rsidRPr="00C96C44">
        <w:rPr>
          <w:rFonts w:hAnsi="宋体" w:cs="宋体"/>
          <w:lang w:val="zh-TW"/>
        </w:rPr>
        <w:t>栏目信息存放在</w:t>
      </w:r>
      <w:r w:rsidRPr="00C96C44">
        <w:rPr>
          <w:rFonts w:hAnsi="宋体" w:cs="宋体" w:hint="eastAsia"/>
          <w:lang w:val="zh-TW"/>
        </w:rPr>
        <w:t>ar</w:t>
      </w:r>
      <w:r w:rsidRPr="00C96C44">
        <w:rPr>
          <w:rFonts w:hAnsi="宋体" w:cs="宋体"/>
          <w:lang w:val="zh-TW" w:eastAsia="zh-TW"/>
        </w:rPr>
        <w:t>ti</w:t>
      </w:r>
      <w:r w:rsidRPr="00C96C44">
        <w:rPr>
          <w:rFonts w:hAnsi="宋体" w:cs="宋体" w:hint="eastAsia"/>
          <w:lang w:val="zh-TW"/>
        </w:rPr>
        <w:t>c</w:t>
      </w:r>
      <w:r w:rsidRPr="00C96C44">
        <w:rPr>
          <w:rFonts w:hAnsi="宋体" w:cs="宋体"/>
          <w:lang w:val="zh-TW" w:eastAsia="zh-TW"/>
        </w:rPr>
        <w:t>le</w:t>
      </w:r>
      <w:r w:rsidRPr="00C96C44">
        <w:rPr>
          <w:rFonts w:hAnsi="宋体" w:cs="宋体" w:hint="eastAsia"/>
          <w:lang w:val="zh-TW"/>
        </w:rPr>
        <w:t>表</w:t>
      </w:r>
      <w:r w:rsidRPr="00C96C44">
        <w:rPr>
          <w:rFonts w:hAnsi="宋体" w:cs="宋体"/>
          <w:lang w:val="zh-TW"/>
        </w:rPr>
        <w:t>中，期刊</w:t>
      </w:r>
      <w:r w:rsidRPr="00C96C44">
        <w:rPr>
          <w:rFonts w:hAnsi="宋体" w:cs="宋体" w:hint="eastAsia"/>
          <w:lang w:val="zh-TW"/>
        </w:rPr>
        <w:t>的文章</w:t>
      </w:r>
      <w:r w:rsidRPr="00C96C44">
        <w:rPr>
          <w:rFonts w:hAnsi="宋体" w:cs="宋体"/>
          <w:lang w:val="zh-TW"/>
        </w:rPr>
        <w:t>信息存</w:t>
      </w:r>
      <w:r w:rsidR="00C96C44" w:rsidRPr="00C96C44">
        <w:rPr>
          <w:rFonts w:hAnsi="宋体" w:cs="宋体" w:hint="eastAsia"/>
          <w:lang w:val="zh-TW"/>
        </w:rPr>
        <w:t>放</w:t>
      </w:r>
      <w:r w:rsidR="00C96C44" w:rsidRPr="00C96C44">
        <w:rPr>
          <w:rFonts w:hAnsi="宋体" w:cs="宋体"/>
          <w:lang w:val="zh-TW"/>
        </w:rPr>
        <w:t>在</w:t>
      </w:r>
      <w:r w:rsidR="00C96C44" w:rsidRPr="00C96C44">
        <w:rPr>
          <w:rFonts w:hAnsi="宋体" w:cs="宋体" w:hint="eastAsia"/>
          <w:lang w:val="zh-TW"/>
        </w:rPr>
        <w:t>page表</w:t>
      </w:r>
      <w:r w:rsidR="00C96C44" w:rsidRPr="00C96C44">
        <w:rPr>
          <w:rFonts w:hAnsi="宋体" w:cs="宋体"/>
          <w:lang w:val="zh-TW" w:eastAsia="zh-TW"/>
        </w:rPr>
        <w:t>中</w:t>
      </w:r>
      <w:r w:rsidRPr="00C96C44">
        <w:rPr>
          <w:rFonts w:hAnsi="宋体" w:cs="宋体"/>
          <w:lang w:val="zh-TW" w:eastAsia="zh-TW"/>
        </w:rPr>
        <w:t>。client</w:t>
      </w:r>
      <w:r w:rsidRPr="00C96C44">
        <w:rPr>
          <w:rFonts w:hAnsi="宋体" w:cs="宋体" w:hint="eastAsia"/>
          <w:lang w:val="zh-TW" w:eastAsia="zh-TW"/>
        </w:rPr>
        <w:t>表</w:t>
      </w:r>
      <w:r w:rsidRPr="00C96C44">
        <w:rPr>
          <w:rFonts w:hAnsi="宋体" w:cs="宋体"/>
          <w:lang w:val="zh-TW" w:eastAsia="zh-TW"/>
        </w:rPr>
        <w:t>中存放客户</w:t>
      </w:r>
      <w:r w:rsidRPr="00C96C44">
        <w:rPr>
          <w:rFonts w:hAnsi="宋体" w:cs="宋体" w:hint="eastAsia"/>
          <w:lang w:val="zh-TW" w:eastAsia="zh-TW"/>
        </w:rPr>
        <w:t>信息</w:t>
      </w:r>
      <w:r w:rsidRPr="00C96C44">
        <w:rPr>
          <w:rFonts w:hAnsi="宋体" w:cs="宋体"/>
          <w:lang w:val="zh-TW" w:eastAsia="zh-TW"/>
        </w:rPr>
        <w:t>，</w:t>
      </w:r>
      <w:r w:rsidRPr="00C96C44">
        <w:rPr>
          <w:rFonts w:hAnsi="宋体" w:cs="宋体" w:hint="eastAsia"/>
          <w:lang w:val="zh-TW" w:eastAsia="zh-TW"/>
        </w:rPr>
        <w:t>一个</w:t>
      </w:r>
      <w:r w:rsidRPr="00C96C44">
        <w:rPr>
          <w:rFonts w:hAnsi="宋体" w:cs="宋体"/>
          <w:lang w:val="zh-TW" w:eastAsia="zh-TW"/>
        </w:rPr>
        <w:t>客户</w:t>
      </w:r>
      <w:r w:rsidRPr="00C96C44">
        <w:rPr>
          <w:rFonts w:hAnsi="宋体" w:cs="宋体" w:hint="eastAsia"/>
          <w:lang w:val="zh-TW" w:eastAsia="zh-TW"/>
        </w:rPr>
        <w:t>可</w:t>
      </w:r>
      <w:r w:rsidRPr="00C96C44">
        <w:rPr>
          <w:rFonts w:hAnsi="宋体" w:cs="宋体"/>
          <w:lang w:val="zh-TW" w:eastAsia="zh-TW"/>
        </w:rPr>
        <w:t>能有多</w:t>
      </w:r>
      <w:r w:rsidRPr="00C96C44">
        <w:rPr>
          <w:rFonts w:hAnsi="宋体" w:cs="宋体" w:hint="eastAsia"/>
          <w:lang w:val="zh-TW" w:eastAsia="zh-TW"/>
        </w:rPr>
        <w:t>个</w:t>
      </w:r>
      <w:r w:rsidRPr="00C96C44">
        <w:rPr>
          <w:rFonts w:hAnsi="宋体" w:cs="宋体"/>
          <w:lang w:val="zh-TW" w:eastAsia="zh-TW"/>
        </w:rPr>
        <w:t>用户，用户信息存于</w:t>
      </w:r>
      <w:r w:rsidRPr="00C96C44">
        <w:rPr>
          <w:rFonts w:hAnsi="宋体" w:cs="宋体" w:hint="eastAsia"/>
          <w:lang w:val="zh-TW" w:eastAsia="zh-TW"/>
        </w:rPr>
        <w:t>reviewer表</w:t>
      </w:r>
      <w:r w:rsidRPr="00C96C44">
        <w:rPr>
          <w:rFonts w:hAnsi="宋体" w:cs="宋体"/>
          <w:lang w:val="zh-TW" w:eastAsia="zh-TW"/>
        </w:rPr>
        <w:t>中</w:t>
      </w:r>
      <w:r w:rsidRPr="00C96C44">
        <w:rPr>
          <w:rFonts w:hAnsi="宋体" w:cs="宋体" w:hint="eastAsia"/>
          <w:lang w:val="zh-TW" w:eastAsia="zh-TW"/>
        </w:rPr>
        <w:t>。</w:t>
      </w:r>
      <w:r w:rsidR="00C96C44" w:rsidRPr="00C96C44">
        <w:rPr>
          <w:rFonts w:hAnsi="宋体" w:cs="宋体"/>
          <w:lang w:val="zh-TW" w:eastAsia="zh-TW"/>
        </w:rPr>
        <w:t>t</w:t>
      </w:r>
      <w:r w:rsidR="00C96C44" w:rsidRPr="00C96C44">
        <w:rPr>
          <w:rFonts w:hAnsi="宋体" w:cs="宋体" w:hint="eastAsia"/>
          <w:lang w:val="zh-TW" w:eastAsia="zh-TW"/>
        </w:rPr>
        <w:t>emplate_type存</w:t>
      </w:r>
      <w:r w:rsidR="00C96C44" w:rsidRPr="00C96C44">
        <w:rPr>
          <w:rFonts w:hAnsi="宋体" w:cs="宋体"/>
          <w:lang w:val="zh-TW" w:eastAsia="zh-TW"/>
        </w:rPr>
        <w:t>放设计样式类型。t</w:t>
      </w:r>
      <w:r w:rsidR="00C96C44" w:rsidRPr="00C96C44">
        <w:rPr>
          <w:rFonts w:hAnsi="宋体" w:cs="宋体" w:hint="eastAsia"/>
          <w:lang w:val="zh-TW" w:eastAsia="zh-TW"/>
        </w:rPr>
        <w:t>emplate_</w:t>
      </w:r>
      <w:r w:rsidR="00C96C44" w:rsidRPr="00C96C44">
        <w:rPr>
          <w:rFonts w:hAnsi="宋体" w:cs="宋体"/>
          <w:lang w:val="zh-TW" w:eastAsia="zh-TW"/>
        </w:rPr>
        <w:t>pub</w:t>
      </w:r>
      <w:r w:rsidR="00C96C44" w:rsidRPr="00C96C44">
        <w:rPr>
          <w:rFonts w:hAnsi="宋体" w:cs="宋体" w:hint="eastAsia"/>
          <w:lang w:val="zh-TW" w:eastAsia="zh-TW"/>
        </w:rPr>
        <w:t>表放可</w:t>
      </w:r>
      <w:r w:rsidR="00C96C44" w:rsidRPr="00C96C44">
        <w:rPr>
          <w:rFonts w:hAnsi="宋体" w:cs="宋体"/>
          <w:lang w:val="zh-TW" w:eastAsia="zh-TW"/>
        </w:rPr>
        <w:t>用样式。</w:t>
      </w:r>
    </w:p>
    <w:p w14:paraId="30243EA0" w14:textId="6D3F87C5" w:rsidR="0036345C" w:rsidRPr="009365DC" w:rsidRDefault="0036345C" w:rsidP="00A53D1A">
      <w:pPr>
        <w:pStyle w:val="a0"/>
        <w:rPr>
          <w:rFonts w:hAnsi="宋体" w:cs="宋体"/>
          <w:lang w:val="zh-TW" w:eastAsia="zh-TW"/>
        </w:rPr>
      </w:pPr>
      <w:r w:rsidRPr="00C96C44">
        <w:rPr>
          <w:rFonts w:hAnsi="宋体" w:cs="宋体" w:hint="eastAsia"/>
          <w:lang w:val="zh-TW" w:eastAsia="zh-TW"/>
        </w:rPr>
        <w:t>因离线应用需要一</w:t>
      </w:r>
      <w:r w:rsidRPr="00F433A5">
        <w:rPr>
          <w:rFonts w:hAnsi="宋体" w:cs="宋体" w:hint="eastAsia"/>
          <w:lang w:val="zh-TW" w:eastAsia="zh-TW"/>
        </w:rPr>
        <w:t>个强大并且可靠的数据库，因此本系统数据库选择的是以单一指责标准化原则设计</w:t>
      </w:r>
      <w:r w:rsidRPr="009365DC">
        <w:rPr>
          <w:rFonts w:hAnsi="宋体" w:cs="宋体" w:hint="eastAsia"/>
          <w:lang w:val="zh-TW" w:eastAsia="zh-TW"/>
        </w:rPr>
        <w:t>的。而且为了满足SOLID原则，要运用一些常见的</w:t>
      </w:r>
      <w:r w:rsidRPr="009365DC">
        <w:rPr>
          <w:rFonts w:hAnsi="宋体" w:cs="宋体"/>
          <w:lang w:val="zh-TW" w:eastAsia="zh-TW"/>
        </w:rPr>
        <w:t>OOP原</w:t>
      </w:r>
      <w:r w:rsidRPr="009365DC">
        <w:rPr>
          <w:rFonts w:hAnsi="宋体" w:cs="宋体" w:hint="eastAsia"/>
          <w:lang w:val="zh-TW" w:eastAsia="zh-TW"/>
        </w:rPr>
        <w:t>则（如单一责任原则、接口隔离、依赖反转）去改进数据模型和数据库代码。并涉及到了对</w:t>
      </w:r>
      <w:r w:rsidRPr="009365DC">
        <w:rPr>
          <w:rFonts w:hAnsi="宋体" w:cs="宋体"/>
          <w:lang w:val="zh-TW" w:eastAsia="zh-TW"/>
        </w:rPr>
        <w:t>象</w:t>
      </w:r>
      <w:r w:rsidRPr="009365DC">
        <w:rPr>
          <w:rFonts w:hAnsi="宋体" w:cs="宋体" w:hint="eastAsia"/>
          <w:lang w:val="zh-TW" w:eastAsia="zh-TW"/>
        </w:rPr>
        <w:t>关系特性（如表继承），只有类似</w:t>
      </w:r>
      <w:r w:rsidRPr="009365DC">
        <w:rPr>
          <w:rFonts w:hAnsi="宋体" w:cs="宋体"/>
          <w:lang w:val="zh-TW" w:eastAsia="zh-TW"/>
        </w:rPr>
        <w:t>PostgreSQL的数据</w:t>
      </w:r>
      <w:r w:rsidRPr="009365DC">
        <w:rPr>
          <w:rFonts w:hAnsi="宋体" w:cs="宋体" w:hint="eastAsia"/>
          <w:lang w:val="zh-TW" w:eastAsia="zh-TW"/>
        </w:rPr>
        <w:t>库才有这些特性。因此数据</w:t>
      </w:r>
      <w:r w:rsidRPr="009365DC">
        <w:rPr>
          <w:rFonts w:hAnsi="宋体" w:cs="宋体"/>
          <w:lang w:val="zh-TW" w:eastAsia="zh-TW"/>
        </w:rPr>
        <w:t>库选择</w:t>
      </w:r>
      <w:r w:rsidRPr="009365DC">
        <w:rPr>
          <w:rFonts w:hAnsi="宋体" w:cs="宋体" w:hint="eastAsia"/>
          <w:lang w:val="zh-TW" w:eastAsia="zh-TW"/>
        </w:rPr>
        <w:t>使用</w:t>
      </w:r>
      <w:r w:rsidRPr="009365DC">
        <w:rPr>
          <w:rFonts w:hAnsi="宋体" w:cs="宋体"/>
          <w:lang w:val="zh-TW" w:eastAsia="zh-TW"/>
        </w:rPr>
        <w:t>PostgreSQL</w:t>
      </w:r>
      <w:r w:rsidRPr="009365DC">
        <w:rPr>
          <w:rFonts w:hAnsi="宋体" w:cs="宋体" w:hint="eastAsia"/>
          <w:lang w:val="zh-TW" w:eastAsia="zh-TW"/>
        </w:rPr>
        <w:t>。</w:t>
      </w:r>
    </w:p>
    <w:p w14:paraId="5524812F" w14:textId="3061AA3D" w:rsidR="0005755B" w:rsidRPr="009365DC" w:rsidRDefault="002D4781" w:rsidP="00A53D1A">
      <w:pPr>
        <w:pStyle w:val="a0"/>
        <w:rPr>
          <w:rFonts w:hAnsi="宋体" w:cs="宋体"/>
          <w:lang w:val="zh-TW" w:eastAsia="zh-TW"/>
        </w:rPr>
      </w:pPr>
      <w:r w:rsidRPr="009365DC">
        <w:rPr>
          <w:rFonts w:hAnsi="宋体" w:cs="宋体"/>
          <w:lang w:val="zh-TW" w:eastAsia="zh-TW"/>
        </w:rPr>
        <w:t>SOLID</w:t>
      </w:r>
      <w:r w:rsidRPr="009365DC">
        <w:rPr>
          <w:rFonts w:hAnsi="宋体" w:cs="宋体" w:hint="eastAsia"/>
          <w:lang w:val="zh-TW" w:eastAsia="zh-TW"/>
        </w:rPr>
        <w:t>原则即为</w:t>
      </w:r>
      <w:r w:rsidR="0005755B" w:rsidRPr="009365DC">
        <w:rPr>
          <w:rFonts w:hAnsi="宋体" w:cs="宋体" w:hint="eastAsia"/>
          <w:lang w:val="zh-TW" w:eastAsia="zh-TW"/>
        </w:rPr>
        <w:t>一个对象应该只包含单一的职责，并且该职责被完整地封装在一个类中。（</w:t>
      </w:r>
      <w:r w:rsidR="0005755B" w:rsidRPr="009365DC">
        <w:rPr>
          <w:rFonts w:hAnsi="宋体" w:cs="宋体"/>
          <w:lang w:val="zh-TW" w:eastAsia="zh-TW"/>
        </w:rPr>
        <w:t>Every object should have a single responsibility, and that responsibility should be entirely encapsulated by the class.</w:t>
      </w:r>
      <w:r w:rsidR="0005755B" w:rsidRPr="009365DC">
        <w:rPr>
          <w:rFonts w:hAnsi="宋体" w:cs="宋体" w:hint="eastAsia"/>
          <w:lang w:val="zh-TW" w:eastAsia="zh-TW"/>
        </w:rPr>
        <w:t>），即又定义有且仅有一个原因使类变更。</w:t>
      </w:r>
      <w:r w:rsidRPr="009365DC">
        <w:rPr>
          <w:rFonts w:hAnsi="宋体" w:cs="宋体" w:hint="eastAsia"/>
          <w:lang w:val="zh-TW" w:eastAsia="zh-TW"/>
        </w:rPr>
        <w:t>这样的优点是</w:t>
      </w:r>
      <w:r w:rsidR="0005755B" w:rsidRPr="009365DC">
        <w:rPr>
          <w:rFonts w:hAnsi="宋体" w:cs="宋体" w:hint="eastAsia"/>
          <w:lang w:val="zh-TW" w:eastAsia="zh-TW"/>
        </w:rPr>
        <w:t>降低类的复杂性，类的职责清晰明确。比如数据职责和行为职责清晰明确。提高类的可读性和维护性，</w:t>
      </w:r>
      <w:r w:rsidRPr="009365DC">
        <w:rPr>
          <w:rFonts w:hAnsi="宋体" w:cs="宋体" w:hint="eastAsia"/>
          <w:lang w:val="zh-TW" w:eastAsia="zh-TW"/>
        </w:rPr>
        <w:t>并且使</w:t>
      </w:r>
      <w:r w:rsidR="0005755B" w:rsidRPr="009365DC">
        <w:rPr>
          <w:rFonts w:hAnsi="宋体" w:cs="宋体" w:hint="eastAsia"/>
          <w:lang w:val="zh-TW" w:eastAsia="zh-TW"/>
        </w:rPr>
        <w:t>变更引起的风险减低，变更是必不可少的，如果接口的单一职责做得好，一个接口修改只对相应的类有影响，对其他接口无影响，这对系统的扩展性、维护性都有非常大的帮助。</w:t>
      </w:r>
    </w:p>
    <w:p w14:paraId="7B85FDE7" w14:textId="0FBC4971" w:rsidR="00E73C0F" w:rsidRPr="00C96C44" w:rsidRDefault="0005755B" w:rsidP="00A53D1A">
      <w:pPr>
        <w:pStyle w:val="a0"/>
        <w:rPr>
          <w:rFonts w:eastAsia="PMingLiU" w:hAnsi="宋体" w:cs="宋体"/>
          <w:lang w:val="zh-TW"/>
        </w:rPr>
      </w:pPr>
      <w:r w:rsidRPr="009365DC">
        <w:rPr>
          <w:rFonts w:hAnsi="宋体" w:cs="宋体"/>
          <w:lang w:val="zh-TW" w:eastAsia="zh-TW"/>
        </w:rPr>
        <w:tab/>
        <w:t>Postgresql</w:t>
      </w:r>
      <w:r w:rsidRPr="009365DC">
        <w:rPr>
          <w:rFonts w:hAnsi="宋体" w:cs="宋体" w:hint="eastAsia"/>
          <w:lang w:val="zh-TW" w:eastAsia="zh-TW"/>
        </w:rPr>
        <w:t>体系结构和进程视图</w:t>
      </w:r>
      <w:r w:rsidR="00C96C44">
        <w:rPr>
          <w:rFonts w:hAnsi="宋体" w:cs="宋体" w:hint="eastAsia"/>
          <w:lang w:val="zh-TW"/>
        </w:rPr>
        <w:t>，</w:t>
      </w:r>
      <w:r w:rsidR="00C96C44">
        <w:rPr>
          <w:rFonts w:hAnsi="宋体" w:cs="宋体"/>
          <w:lang w:val="zh-TW"/>
        </w:rPr>
        <w:t>如图</w:t>
      </w:r>
      <w:r w:rsidR="00C96C44">
        <w:rPr>
          <w:rFonts w:hAnsi="宋体" w:cs="宋体" w:hint="eastAsia"/>
          <w:lang w:val="zh-TW"/>
        </w:rPr>
        <w:t>15所</w:t>
      </w:r>
      <w:r w:rsidR="00C96C44">
        <w:rPr>
          <w:rFonts w:eastAsia="PMingLiU" w:hAnsi="宋体" w:cs="宋体"/>
          <w:lang w:val="zh-TW" w:eastAsia="zh-TW"/>
        </w:rPr>
        <w:t>示</w:t>
      </w:r>
      <w:r w:rsidR="00C96C44">
        <w:rPr>
          <w:rFonts w:hAnsi="宋体" w:cs="宋体" w:hint="eastAsia"/>
          <w:lang w:val="zh-TW"/>
        </w:rPr>
        <w:t>。</w:t>
      </w:r>
    </w:p>
    <w:p w14:paraId="06CBA44F" w14:textId="77777777" w:rsidR="009365DC" w:rsidRPr="009365DC" w:rsidRDefault="009365DC" w:rsidP="00A53D1A">
      <w:pPr>
        <w:pStyle w:val="a0"/>
        <w:rPr>
          <w:rFonts w:hAnsi="宋体" w:cs="宋体"/>
          <w:lang w:val="zh-TW" w:eastAsia="zh-TW"/>
        </w:rPr>
      </w:pPr>
    </w:p>
    <w:p w14:paraId="6DB02880" w14:textId="46BEDA72" w:rsidR="00C96C44" w:rsidRPr="004873F6" w:rsidRDefault="007376A1" w:rsidP="00C96C44">
      <w:pPr>
        <w:pStyle w:val="a0"/>
        <w:jc w:val="center"/>
      </w:pPr>
      <w:bookmarkStart w:id="175" w:name="_Toc491896617"/>
      <w:r>
        <w:rPr>
          <w:rFonts w:ascii="黑体" w:eastAsia="黑体" w:hAnsi="黑体"/>
          <w:b/>
          <w:sz w:val="21"/>
          <w:szCs w:val="21"/>
        </w:rPr>
        <w:lastRenderedPageBreak/>
        <w:object w:dxaOrig="0" w:dyaOrig="0" w14:anchorId="22C24870">
          <v:shape id="_x0000_s1045" type="#_x0000_t75" style="position:absolute;left:0;text-align:left;margin-left:12.45pt;margin-top:0;width:453pt;height:396pt;z-index:251704832;mso-position-horizontal-relative:text;mso-position-vertical-relative:text">
            <v:imagedata r:id="rId45" o:title=""/>
            <v:textbox style="mso-next-textbox:#_x0000_s1045"/>
            <w10:wrap type="square"/>
          </v:shape>
          <o:OLEObject Type="Embed" ProgID="Visio.Drawing.15" ShapeID="_x0000_s1045" DrawAspect="Content" ObjectID="_1566764048" r:id="rId46"/>
        </w:object>
      </w:r>
      <w:r w:rsidR="00C96C44" w:rsidRPr="00AF3AC4">
        <w:rPr>
          <w:rFonts w:ascii="黑体" w:eastAsia="黑体" w:hAnsi="黑体" w:hint="eastAsia"/>
          <w:b/>
          <w:sz w:val="21"/>
          <w:szCs w:val="21"/>
        </w:rPr>
        <w:t>图</w:t>
      </w:r>
      <w:r w:rsidR="009878B1">
        <w:rPr>
          <w:rFonts w:ascii="黑体" w:eastAsia="黑体" w:hAnsi="黑体" w:hint="eastAsia"/>
          <w:b/>
          <w:sz w:val="21"/>
          <w:szCs w:val="21"/>
        </w:rPr>
        <w:t xml:space="preserve"> </w:t>
      </w:r>
      <w:r w:rsidR="009878B1" w:rsidRPr="009878B1">
        <w:rPr>
          <w:rFonts w:ascii="黑体" w:eastAsia="黑体" w:hAnsi="黑体"/>
          <w:b/>
          <w:sz w:val="21"/>
          <w:szCs w:val="21"/>
        </w:rPr>
        <w:fldChar w:fldCharType="begin"/>
      </w:r>
      <w:r w:rsidR="009878B1" w:rsidRPr="009878B1">
        <w:rPr>
          <w:rFonts w:ascii="黑体" w:eastAsia="黑体" w:hAnsi="黑体"/>
          <w:b/>
          <w:sz w:val="21"/>
          <w:szCs w:val="21"/>
        </w:rPr>
        <w:instrText xml:space="preserve"> </w:instrText>
      </w:r>
      <w:r w:rsidR="009878B1" w:rsidRPr="009878B1">
        <w:rPr>
          <w:rFonts w:ascii="黑体" w:eastAsia="黑体" w:hAnsi="黑体" w:hint="eastAsia"/>
          <w:b/>
          <w:sz w:val="21"/>
          <w:szCs w:val="21"/>
        </w:rPr>
        <w:instrText>SEQ 图 \* ARABIC</w:instrText>
      </w:r>
      <w:r w:rsidR="009878B1" w:rsidRPr="009878B1">
        <w:rPr>
          <w:rFonts w:ascii="黑体" w:eastAsia="黑体" w:hAnsi="黑体"/>
          <w:b/>
          <w:sz w:val="21"/>
          <w:szCs w:val="21"/>
        </w:rPr>
        <w:instrText xml:space="preserve"> </w:instrText>
      </w:r>
      <w:r w:rsidR="009878B1" w:rsidRPr="009878B1">
        <w:rPr>
          <w:rFonts w:ascii="黑体" w:eastAsia="黑体" w:hAnsi="黑体"/>
          <w:b/>
          <w:sz w:val="21"/>
          <w:szCs w:val="21"/>
        </w:rPr>
        <w:fldChar w:fldCharType="separate"/>
      </w:r>
      <w:r w:rsidR="009878B1">
        <w:rPr>
          <w:rFonts w:ascii="黑体" w:eastAsia="黑体" w:hAnsi="黑体"/>
          <w:b/>
          <w:noProof/>
          <w:sz w:val="21"/>
          <w:szCs w:val="21"/>
        </w:rPr>
        <w:t>14</w:t>
      </w:r>
      <w:r w:rsidR="009878B1" w:rsidRPr="009878B1">
        <w:rPr>
          <w:rFonts w:ascii="黑体" w:eastAsia="黑体" w:hAnsi="黑体"/>
          <w:b/>
          <w:sz w:val="21"/>
          <w:szCs w:val="21"/>
        </w:rPr>
        <w:fldChar w:fldCharType="end"/>
      </w:r>
      <w:r w:rsidR="00C96C44" w:rsidRPr="00AF3AC4">
        <w:rPr>
          <w:rFonts w:ascii="黑体" w:eastAsia="黑体" w:hAnsi="黑体" w:hint="eastAsia"/>
          <w:b/>
          <w:sz w:val="21"/>
          <w:szCs w:val="21"/>
        </w:rPr>
        <w:t xml:space="preserve"> 数据</w:t>
      </w:r>
      <w:r w:rsidR="00C96C44" w:rsidRPr="00AF3AC4">
        <w:rPr>
          <w:rFonts w:ascii="黑体" w:eastAsia="黑体" w:hAnsi="黑体"/>
          <w:b/>
          <w:sz w:val="21"/>
          <w:szCs w:val="21"/>
        </w:rPr>
        <w:t>表关系图</w:t>
      </w:r>
      <w:bookmarkEnd w:id="175"/>
    </w:p>
    <w:p w14:paraId="6DBC9B4F" w14:textId="4221D5EB" w:rsidR="0005755B" w:rsidRDefault="0005755B" w:rsidP="0005755B">
      <w:pPr>
        <w:pStyle w:val="2"/>
      </w:pPr>
      <w:r>
        <w:rPr>
          <w:rFonts w:hint="eastAsia"/>
        </w:rPr>
        <w:t>4.</w:t>
      </w:r>
      <w:r>
        <w:t>3</w:t>
      </w:r>
      <w:r>
        <w:rPr>
          <w:rFonts w:hint="eastAsia"/>
        </w:rPr>
        <w:t xml:space="preserve"> 详细设计</w:t>
      </w:r>
      <w:r>
        <w:t>与实现</w:t>
      </w:r>
    </w:p>
    <w:p w14:paraId="779F1A36" w14:textId="77777777" w:rsidR="0005755B" w:rsidRDefault="0005755B" w:rsidP="0005755B">
      <w:pPr>
        <w:pStyle w:val="a0"/>
        <w:rPr>
          <w:rFonts w:hAnsi="宋体" w:cs="宋体"/>
          <w:lang w:eastAsia="zh-TW"/>
        </w:rPr>
      </w:pPr>
      <w:r>
        <w:rPr>
          <w:rFonts w:hAnsi="宋体" w:cs="宋体" w:hint="eastAsia"/>
          <w:lang w:val="zh-TW" w:eastAsia="zh-TW"/>
        </w:rPr>
        <w:t>在线</w:t>
      </w:r>
      <w:r>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2DBD74D7" w14:textId="77777777" w:rsidR="0005755B" w:rsidRDefault="0005755B" w:rsidP="0005755B">
      <w:pPr>
        <w:pStyle w:val="a0"/>
      </w:pPr>
      <w:r>
        <w:rPr>
          <w:rFonts w:hint="eastAsia"/>
        </w:rPr>
        <w:t>离线阅读系统包括个人用户注册、登录、评论、收藏、书架功能模块。主要是用</w:t>
      </w:r>
      <w:r>
        <w:t>Service Worker</w:t>
      </w:r>
      <w:r>
        <w:rPr>
          <w:rFonts w:hint="eastAsia"/>
        </w:rPr>
        <w:t>实现离线功能。</w:t>
      </w:r>
    </w:p>
    <w:p w14:paraId="5838333F" w14:textId="77777777" w:rsidR="0005755B" w:rsidRDefault="0005755B" w:rsidP="0005755B">
      <w:pPr>
        <w:pStyle w:val="a0"/>
      </w:pPr>
      <w:r>
        <w:rPr>
          <w:rFonts w:hint="eastAsia"/>
        </w:rPr>
        <w:t>分书刊</w:t>
      </w:r>
      <w:r>
        <w:t>发布系统</w:t>
      </w:r>
      <w:r>
        <w:rPr>
          <w:rFonts w:hint="eastAsia"/>
        </w:rPr>
        <w:t>和</w:t>
      </w:r>
      <w:r>
        <w:t>离线阅读系统的详细设计与实现</w:t>
      </w:r>
      <w:r>
        <w:rPr>
          <w:rFonts w:hint="eastAsia"/>
        </w:rPr>
        <w:t>。</w:t>
      </w:r>
    </w:p>
    <w:p w14:paraId="1171ADD2" w14:textId="77777777" w:rsidR="0005755B" w:rsidRDefault="0005755B" w:rsidP="00FD08DC">
      <w:pPr>
        <w:pStyle w:val="30"/>
        <w:tabs>
          <w:tab w:val="left" w:pos="6960"/>
        </w:tabs>
        <w:spacing w:before="163" w:after="163" w:line="360" w:lineRule="auto"/>
      </w:pPr>
      <w:r>
        <w:rPr>
          <w:rFonts w:hint="eastAsia"/>
        </w:rPr>
        <w:t>4.</w:t>
      </w:r>
      <w:r>
        <w:t>3</w:t>
      </w:r>
      <w:r>
        <w:rPr>
          <w:rFonts w:hint="eastAsia"/>
        </w:rPr>
        <w:t>.1 书刊发</w:t>
      </w:r>
      <w:r>
        <w:t>布系统</w:t>
      </w:r>
    </w:p>
    <w:p w14:paraId="37D1DDD2" w14:textId="5126121A" w:rsidR="00E07BBA" w:rsidRDefault="00E07BBA" w:rsidP="0005755B">
      <w:pPr>
        <w:pStyle w:val="a0"/>
      </w:pPr>
      <w:r>
        <w:rPr>
          <w:rFonts w:hint="eastAsia"/>
        </w:rPr>
        <w:t>1 注册登录模块</w:t>
      </w:r>
    </w:p>
    <w:p w14:paraId="28F40822" w14:textId="25FA1293"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w:t>
      </w:r>
      <w:r w:rsidRPr="002E7132">
        <w:rPr>
          <w:rFonts w:hint="eastAsia"/>
        </w:rPr>
        <w:lastRenderedPageBreak/>
        <w:t>全性更是一个重要的因素，这其中隐藏着很多逻辑陷阱，所以在登陆注册系统的设计中也是一个便捷性与安全性的取舍平衡。</w:t>
      </w:r>
    </w:p>
    <w:p w14:paraId="6D794761" w14:textId="05A76B05" w:rsidR="00E07BBA" w:rsidRDefault="00C96C44" w:rsidP="00F55FA5">
      <w:pPr>
        <w:pStyle w:val="a0"/>
      </w:pPr>
      <w:r>
        <w:rPr>
          <w:rFonts w:hAnsi="宋体" w:cs="宋体" w:hint="eastAsia"/>
          <w:noProof/>
        </w:rPr>
        <w:drawing>
          <wp:anchor distT="0" distB="0" distL="114300" distR="114300" simplePos="0" relativeHeight="251706880" behindDoc="0" locked="0" layoutInCell="1" allowOverlap="1" wp14:anchorId="26E27D92" wp14:editId="2E186975">
            <wp:simplePos x="0" y="0"/>
            <wp:positionH relativeFrom="page">
              <wp:align>center</wp:align>
            </wp:positionH>
            <wp:positionV relativeFrom="paragraph">
              <wp:posOffset>606425</wp:posOffset>
            </wp:positionV>
            <wp:extent cx="5753100" cy="5397500"/>
            <wp:effectExtent l="0" t="0" r="0" b="0"/>
            <wp:wrapTopAndBottom/>
            <wp:docPr id="20" name="图片 20" descr="../../../../Desktop/0_1301974013F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0_1301974013Fd5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539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1C3">
        <w:rPr>
          <w:noProof/>
        </w:rPr>
        <w:drawing>
          <wp:anchor distT="0" distB="0" distL="114300" distR="114300" simplePos="0" relativeHeight="251695616" behindDoc="0" locked="0" layoutInCell="1" allowOverlap="1" wp14:anchorId="47AB65F5" wp14:editId="06C9D302">
            <wp:simplePos x="0" y="0"/>
            <wp:positionH relativeFrom="column">
              <wp:posOffset>2834640</wp:posOffset>
            </wp:positionH>
            <wp:positionV relativeFrom="paragraph">
              <wp:posOffset>757555</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FA5">
        <w:rPr>
          <w:rFonts w:hint="eastAsia"/>
        </w:rPr>
        <w:t>在</w:t>
      </w:r>
      <w:r w:rsidR="00F55FA5">
        <w:t>该系统</w:t>
      </w:r>
      <w:r w:rsidR="00F55FA5">
        <w:rPr>
          <w:rFonts w:hint="eastAsia"/>
        </w:rPr>
        <w:t>中</w:t>
      </w:r>
      <w:r w:rsidR="00F55FA5" w:rsidRPr="00F55FA5">
        <w:rPr>
          <w:rFonts w:hint="eastAsia"/>
        </w:rPr>
        <w:t>自建用户系统,用户需要</w:t>
      </w:r>
      <w:r w:rsidR="00882CC3">
        <w:rPr>
          <w:rFonts w:hint="eastAsia"/>
        </w:rPr>
        <w:t>用邮箱登录注册。注册时，系统发送验证码到邮箱，验证成功后，</w:t>
      </w:r>
      <w:r w:rsidR="00F55FA5" w:rsidRPr="00F55FA5">
        <w:rPr>
          <w:rFonts w:hint="eastAsia"/>
        </w:rPr>
        <w:t>登录系统。</w:t>
      </w:r>
    </w:p>
    <w:p w14:paraId="137AE706" w14:textId="5812D7FB" w:rsidR="001871C3" w:rsidRPr="00E07BBA" w:rsidRDefault="00C96C44" w:rsidP="00AF3AC4">
      <w:pPr>
        <w:pStyle w:val="aff3"/>
        <w:keepNext/>
      </w:pPr>
      <w:bookmarkStart w:id="176" w:name="_Toc491896618"/>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15</w:t>
      </w:r>
      <w:r w:rsidR="009878B1" w:rsidRPr="00334ED0">
        <w:rPr>
          <w:rFonts w:ascii="黑体" w:eastAsia="黑体" w:hAnsi="黑体"/>
        </w:rPr>
        <w:fldChar w:fldCharType="end"/>
      </w:r>
      <w:r w:rsidRPr="00AF3AC4">
        <w:rPr>
          <w:rFonts w:ascii="黑体" w:eastAsia="黑体" w:hAnsi="黑体" w:hint="eastAsia"/>
        </w:rPr>
        <w:t xml:space="preserve"> </w:t>
      </w:r>
      <w:r w:rsidRPr="00AF3AC4">
        <w:rPr>
          <w:rFonts w:ascii="黑体" w:eastAsia="黑体" w:hAnsi="黑体"/>
        </w:rPr>
        <w:t>Postgresql</w:t>
      </w:r>
      <w:r w:rsidRPr="00AF3AC4">
        <w:rPr>
          <w:rFonts w:ascii="黑体" w:eastAsia="黑体" w:hAnsi="黑体" w:hint="eastAsia"/>
        </w:rPr>
        <w:t>体系结构和进程视图</w:t>
      </w:r>
      <w:bookmarkEnd w:id="176"/>
    </w:p>
    <w:p w14:paraId="236B7AB1" w14:textId="04CC0C10" w:rsidR="00EE7CAC" w:rsidRDefault="00E07BBA" w:rsidP="00EE7CAC">
      <w:pPr>
        <w:pStyle w:val="a0"/>
      </w:pPr>
      <w:r>
        <w:rPr>
          <w:rFonts w:hint="eastAsia"/>
        </w:rPr>
        <w:t xml:space="preserve">2 </w:t>
      </w:r>
      <w:r w:rsidR="0022249A">
        <w:rPr>
          <w:rFonts w:hint="eastAsia"/>
        </w:rPr>
        <w:t>书刊管理模块</w:t>
      </w:r>
    </w:p>
    <w:p w14:paraId="190F4378" w14:textId="16B4C9A1" w:rsidR="0022249A" w:rsidRPr="00593F53" w:rsidRDefault="004B0ED1" w:rsidP="00882CC3">
      <w:pPr>
        <w:pStyle w:val="a0"/>
      </w:pPr>
      <w:r>
        <w:tab/>
      </w:r>
      <w:r w:rsidR="00593F53">
        <w:rPr>
          <w:rFonts w:hint="eastAsia"/>
        </w:rPr>
        <w:t>书刊管理模块的</w:t>
      </w:r>
      <w:r>
        <w:t>供编辑人员对书刊</w:t>
      </w:r>
      <w:r w:rsidR="00593F53">
        <w:rPr>
          <w:rFonts w:hint="eastAsia"/>
        </w:rPr>
        <w:t>进</w:t>
      </w:r>
      <w:r w:rsidR="00593F53">
        <w:t>行</w:t>
      </w:r>
      <w:r>
        <w:t>新增、修改</w:t>
      </w:r>
      <w:r>
        <w:rPr>
          <w:rFonts w:hint="eastAsia"/>
        </w:rPr>
        <w:t>和</w:t>
      </w:r>
      <w:r>
        <w:t>删除操作。</w:t>
      </w:r>
      <w:r w:rsidR="00593F53">
        <w:rPr>
          <w:rFonts w:hint="eastAsia"/>
        </w:rPr>
        <w:t>同</w:t>
      </w:r>
      <w:r w:rsidR="00593F53">
        <w:t>时也可以设置书刊的相关信息，如书刊的作者，是否</w:t>
      </w:r>
      <w:r w:rsidR="00593F53">
        <w:rPr>
          <w:rFonts w:hint="eastAsia"/>
        </w:rPr>
        <w:t>使用</w:t>
      </w:r>
      <w:r w:rsidR="00593F53">
        <w:t>栏目</w:t>
      </w:r>
      <w:r w:rsidR="00593F53">
        <w:rPr>
          <w:rFonts w:hint="eastAsia"/>
        </w:rPr>
        <w:t>等</w:t>
      </w:r>
      <w:r w:rsidR="00593F53">
        <w:t>信息。</w:t>
      </w:r>
      <w:r w:rsidR="00593F53">
        <w:rPr>
          <w:rFonts w:hint="eastAsia"/>
        </w:rPr>
        <w:t>使用</w:t>
      </w:r>
      <w:r w:rsidR="00593F53">
        <w:t>栏目的书刊，</w:t>
      </w:r>
      <w:r w:rsidR="00593F53">
        <w:rPr>
          <w:rFonts w:hint="eastAsia"/>
        </w:rPr>
        <w:t>可以</w:t>
      </w:r>
      <w:r w:rsidR="00593F53">
        <w:t>对栏目进行管理</w:t>
      </w:r>
      <w:r w:rsidR="00593F53">
        <w:rPr>
          <w:rFonts w:hint="eastAsia"/>
        </w:rPr>
        <w:t>。</w:t>
      </w:r>
    </w:p>
    <w:p w14:paraId="3C99953C" w14:textId="46C8744F" w:rsidR="0022249A" w:rsidRDefault="0022249A" w:rsidP="00EE7CAC">
      <w:pPr>
        <w:pStyle w:val="a0"/>
      </w:pPr>
      <w:r>
        <w:rPr>
          <w:rFonts w:hint="eastAsia"/>
        </w:rPr>
        <w:t>2 在线设计模块</w:t>
      </w:r>
    </w:p>
    <w:p w14:paraId="799C1248" w14:textId="6FAFC5FA" w:rsidR="0022249A" w:rsidRDefault="00247713" w:rsidP="00EE7CAC">
      <w:pPr>
        <w:pStyle w:val="a0"/>
      </w:pPr>
      <w:r>
        <w:rPr>
          <w:noProof/>
        </w:rPr>
        <w:lastRenderedPageBreak/>
        <w:drawing>
          <wp:anchor distT="0" distB="0" distL="114300" distR="114300" simplePos="0" relativeHeight="251696640" behindDoc="0" locked="0" layoutInCell="1" allowOverlap="1" wp14:anchorId="341D1F6A" wp14:editId="364AF4BB">
            <wp:simplePos x="0" y="0"/>
            <wp:positionH relativeFrom="column">
              <wp:posOffset>7529</wp:posOffset>
            </wp:positionH>
            <wp:positionV relativeFrom="paragraph">
              <wp:posOffset>1334861</wp:posOffset>
            </wp:positionV>
            <wp:extent cx="5760085" cy="2692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14:sizeRelH relativeFrom="page">
              <wp14:pctWidth>0</wp14:pctWidth>
            </wp14:sizeRelH>
            <wp14:sizeRelV relativeFrom="page">
              <wp14:pctHeight>0</wp14:pctHeight>
            </wp14:sizeRelV>
          </wp:anchor>
        </w:drawing>
      </w:r>
      <w:r w:rsidR="00882CC3">
        <w:rPr>
          <w:rFonts w:hint="eastAsia"/>
        </w:rPr>
        <w:t>该</w:t>
      </w:r>
      <w:r w:rsidR="00882CC3">
        <w:t>模块是本系统中核心模块之一</w:t>
      </w:r>
      <w:r w:rsidR="00882CC3">
        <w:rPr>
          <w:rFonts w:hint="eastAsia"/>
        </w:rPr>
        <w:t>。本</w:t>
      </w:r>
      <w:r w:rsidR="00882CC3">
        <w:t>模块的主要功能是对文章样式进行</w:t>
      </w:r>
      <w:r w:rsidR="00882CC3">
        <w:rPr>
          <w:rFonts w:hint="eastAsia"/>
        </w:rPr>
        <w:t>编辑</w:t>
      </w:r>
      <w:r w:rsidR="00882CC3">
        <w:t>设计。</w:t>
      </w:r>
      <w:r w:rsidR="00882CC3">
        <w:rPr>
          <w:rFonts w:hint="eastAsia"/>
        </w:rPr>
        <w:t>Ueditor提供</w:t>
      </w:r>
      <w:r w:rsidR="00882CC3">
        <w:t>文章的常见编辑功能，同时系统</w:t>
      </w:r>
      <w:r w:rsidR="00882CC3">
        <w:rPr>
          <w:rFonts w:hint="eastAsia"/>
        </w:rPr>
        <w:t>中</w:t>
      </w:r>
      <w:r w:rsidR="00882CC3">
        <w:t>提供</w:t>
      </w:r>
      <w:r w:rsidR="00882CC3">
        <w:rPr>
          <w:rFonts w:hint="eastAsia"/>
        </w:rPr>
        <w:t>各种样式</w:t>
      </w:r>
      <w:r w:rsidR="00882CC3">
        <w:t>模板</w:t>
      </w:r>
      <w:r w:rsidR="00882CC3">
        <w:rPr>
          <w:rFonts w:hint="eastAsia"/>
        </w:rPr>
        <w:t>，如</w:t>
      </w:r>
      <w:r w:rsidR="00882CC3">
        <w:t>标题、正文、图文，页眉</w:t>
      </w:r>
      <w:r w:rsidR="00882CC3">
        <w:rPr>
          <w:rFonts w:hint="eastAsia"/>
        </w:rPr>
        <w:t>和</w:t>
      </w:r>
      <w:r w:rsidR="00882CC3">
        <w:t>分</w:t>
      </w:r>
      <w:r w:rsidR="00882CC3">
        <w:rPr>
          <w:rFonts w:hint="eastAsia"/>
        </w:rPr>
        <w:t>隔</w:t>
      </w:r>
      <w:r w:rsidR="00882CC3">
        <w:t>线的</w:t>
      </w:r>
      <w:r w:rsidR="00882CC3">
        <w:rPr>
          <w:rFonts w:hint="eastAsia"/>
        </w:rPr>
        <w:t>常</w:t>
      </w:r>
      <w:r w:rsidR="00882CC3">
        <w:t>用样式</w:t>
      </w:r>
      <w:r w:rsidR="00EF19A2">
        <w:rPr>
          <w:rFonts w:hint="eastAsia"/>
        </w:rPr>
        <w:t>，对</w:t>
      </w:r>
      <w:r w:rsidR="00EF19A2">
        <w:t>文章样式的</w:t>
      </w:r>
      <w:r w:rsidR="00EF19A2">
        <w:rPr>
          <w:rFonts w:hint="eastAsia"/>
        </w:rPr>
        <w:t>编辑</w:t>
      </w:r>
      <w:r w:rsidR="00EF19A2">
        <w:t>都是一键操作，可以修改文章字体</w:t>
      </w:r>
      <w:r w:rsidR="00EF19A2">
        <w:rPr>
          <w:rFonts w:hint="eastAsia"/>
        </w:rPr>
        <w:t>色</w:t>
      </w:r>
      <w:r w:rsidR="00EF19A2">
        <w:t>、</w:t>
      </w:r>
      <w:r w:rsidR="00EF19A2">
        <w:rPr>
          <w:rFonts w:hint="eastAsia"/>
        </w:rPr>
        <w:t>背景</w:t>
      </w:r>
      <w:r w:rsidR="00EF19A2">
        <w:t>色</w:t>
      </w:r>
      <w:r w:rsidR="00EF19A2">
        <w:rPr>
          <w:rFonts w:hint="eastAsia"/>
        </w:rPr>
        <w:t>，</w:t>
      </w:r>
      <w:r w:rsidR="00EF19A2">
        <w:t>也可修改文章主题色</w:t>
      </w:r>
      <w:r w:rsidR="00882CC3">
        <w:t>。</w:t>
      </w:r>
      <w:r w:rsidR="00882CC3">
        <w:rPr>
          <w:rFonts w:hint="eastAsia"/>
        </w:rPr>
        <w:t>编辑人</w:t>
      </w:r>
      <w:r w:rsidR="00882CC3">
        <w:t>员</w:t>
      </w:r>
      <w:r w:rsidR="00882CC3">
        <w:rPr>
          <w:rFonts w:hint="eastAsia"/>
        </w:rPr>
        <w:t>不</w:t>
      </w:r>
      <w:r w:rsidR="00882CC3">
        <w:t>用复杂的编辑制作</w:t>
      </w:r>
      <w:r w:rsidR="00882CC3">
        <w:rPr>
          <w:rFonts w:hint="eastAsia"/>
        </w:rPr>
        <w:t>工具</w:t>
      </w:r>
      <w:r w:rsidR="00882CC3">
        <w:t>，</w:t>
      </w:r>
      <w:r w:rsidR="00882CC3">
        <w:rPr>
          <w:rFonts w:hint="eastAsia"/>
        </w:rPr>
        <w:t>仅</w:t>
      </w:r>
      <w:r w:rsidR="00882CC3">
        <w:t>用该模块</w:t>
      </w:r>
      <w:r w:rsidR="00882CC3">
        <w:rPr>
          <w:rFonts w:hint="eastAsia"/>
        </w:rPr>
        <w:t>就</w:t>
      </w:r>
      <w:r w:rsidR="00882CC3">
        <w:t>可以编辑制作出</w:t>
      </w:r>
      <w:r w:rsidR="00EF19A2">
        <w:rPr>
          <w:rFonts w:hint="eastAsia"/>
        </w:rPr>
        <w:t>精</w:t>
      </w:r>
      <w:r w:rsidR="00EF19A2">
        <w:t>美的，有</w:t>
      </w:r>
      <w:r w:rsidR="00882CC3">
        <w:t>设计感</w:t>
      </w:r>
      <w:r w:rsidR="00882CC3">
        <w:rPr>
          <w:rFonts w:hint="eastAsia"/>
        </w:rPr>
        <w:t>的</w:t>
      </w:r>
      <w:r w:rsidR="00882CC3">
        <w:t>文章</w:t>
      </w:r>
      <w:r w:rsidR="00882CC3">
        <w:rPr>
          <w:rFonts w:hint="eastAsia"/>
        </w:rPr>
        <w:t>排版</w:t>
      </w:r>
      <w:r w:rsidR="00882CC3">
        <w:t>。</w:t>
      </w:r>
      <w:r w:rsidR="00C96C44">
        <w:rPr>
          <w:rFonts w:hint="eastAsia"/>
        </w:rPr>
        <w:t>实现</w:t>
      </w:r>
      <w:r w:rsidR="00C96C44">
        <w:t>效果图如下图</w:t>
      </w:r>
      <w:r w:rsidR="00C96C44">
        <w:rPr>
          <w:rFonts w:hint="eastAsia"/>
        </w:rPr>
        <w:t>16。</w:t>
      </w:r>
    </w:p>
    <w:p w14:paraId="5F1FE7F7" w14:textId="188BE2B8" w:rsidR="00247713" w:rsidRPr="00C96C44" w:rsidRDefault="00C96C44" w:rsidP="00AF3AC4">
      <w:pPr>
        <w:pStyle w:val="aff3"/>
        <w:keepNext/>
        <w:rPr>
          <w:lang w:eastAsia="zh-TW"/>
        </w:rPr>
      </w:pPr>
      <w:bookmarkStart w:id="177" w:name="_Toc491896619"/>
      <w:r w:rsidRPr="00AF3AC4">
        <w:rPr>
          <w:rFonts w:ascii="黑体" w:eastAsia="黑体" w:hAnsi="黑体" w:hint="eastAsia"/>
        </w:rPr>
        <w:t>图</w:t>
      </w:r>
      <w:r w:rsidR="009878B1">
        <w:rPr>
          <w:rFonts w:ascii="黑体" w:eastAsia="黑体" w:hAnsi="黑体" w:hint="eastAsia"/>
        </w:rPr>
        <w:t xml:space="preserve"> </w:t>
      </w:r>
      <w:r w:rsidR="009878B1" w:rsidRPr="00334ED0">
        <w:rPr>
          <w:rFonts w:ascii="黑体" w:eastAsia="黑体" w:hAnsi="黑体"/>
        </w:rPr>
        <w:fldChar w:fldCharType="begin"/>
      </w:r>
      <w:r w:rsidR="009878B1" w:rsidRPr="00334ED0">
        <w:rPr>
          <w:rFonts w:ascii="黑体" w:eastAsia="黑体" w:hAnsi="黑体"/>
        </w:rPr>
        <w:instrText xml:space="preserve"> </w:instrText>
      </w:r>
      <w:r w:rsidR="009878B1" w:rsidRPr="00334ED0">
        <w:rPr>
          <w:rFonts w:ascii="黑体" w:eastAsia="黑体" w:hAnsi="黑体" w:hint="eastAsia"/>
        </w:rPr>
        <w:instrText>SEQ 图 \* ARABIC</w:instrText>
      </w:r>
      <w:r w:rsidR="009878B1" w:rsidRPr="00334ED0">
        <w:rPr>
          <w:rFonts w:ascii="黑体" w:eastAsia="黑体" w:hAnsi="黑体"/>
        </w:rPr>
        <w:instrText xml:space="preserve"> </w:instrText>
      </w:r>
      <w:r w:rsidR="009878B1" w:rsidRPr="00334ED0">
        <w:rPr>
          <w:rFonts w:ascii="黑体" w:eastAsia="黑体" w:hAnsi="黑体"/>
        </w:rPr>
        <w:fldChar w:fldCharType="separate"/>
      </w:r>
      <w:r w:rsidR="009878B1">
        <w:rPr>
          <w:rFonts w:ascii="黑体" w:eastAsia="黑体" w:hAnsi="黑体"/>
          <w:noProof/>
        </w:rPr>
        <w:t>16</w:t>
      </w:r>
      <w:r w:rsidR="009878B1" w:rsidRPr="00334ED0">
        <w:rPr>
          <w:rFonts w:ascii="黑体" w:eastAsia="黑体" w:hAnsi="黑体"/>
        </w:rPr>
        <w:fldChar w:fldCharType="end"/>
      </w:r>
      <w:r w:rsidRPr="00AF3AC4">
        <w:rPr>
          <w:rFonts w:ascii="黑体" w:eastAsia="黑体" w:hAnsi="黑体" w:hint="eastAsia"/>
        </w:rPr>
        <w:t xml:space="preserve"> 在线</w:t>
      </w:r>
      <w:r w:rsidRPr="00AF3AC4">
        <w:rPr>
          <w:rFonts w:ascii="黑体" w:eastAsia="黑体" w:hAnsi="黑体"/>
        </w:rPr>
        <w:t>设计实现效果</w:t>
      </w:r>
      <w:r w:rsidRPr="00AF3AC4">
        <w:rPr>
          <w:rFonts w:ascii="黑体" w:eastAsia="黑体" w:hAnsi="黑体" w:hint="eastAsia"/>
        </w:rPr>
        <w:t>图</w:t>
      </w:r>
      <w:bookmarkEnd w:id="177"/>
    </w:p>
    <w:p w14:paraId="58A57D30" w14:textId="50849FCD" w:rsidR="0022249A" w:rsidRDefault="0022249A" w:rsidP="00EE7CAC">
      <w:pPr>
        <w:pStyle w:val="a0"/>
      </w:pPr>
      <w:r>
        <w:rPr>
          <w:rFonts w:hint="eastAsia"/>
        </w:rPr>
        <w:t>3 在线发行模块</w:t>
      </w:r>
    </w:p>
    <w:p w14:paraId="0AF34EF2" w14:textId="5C2D4158" w:rsidR="0022249A" w:rsidRPr="00EE7CAC" w:rsidRDefault="00247713" w:rsidP="00247713">
      <w:pPr>
        <w:pStyle w:val="a0"/>
      </w:pPr>
      <w:r>
        <w:rPr>
          <w:rFonts w:hint="eastAsia"/>
        </w:rPr>
        <w:t>在</w:t>
      </w:r>
      <w:r>
        <w:t>线发行模块</w:t>
      </w:r>
      <w:r>
        <w:rPr>
          <w:rFonts w:hint="eastAsia"/>
        </w:rPr>
        <w:t>，</w:t>
      </w:r>
      <w:r>
        <w:t>完成书刊的编辑发行。</w:t>
      </w:r>
      <w:r>
        <w:rPr>
          <w:rFonts w:hint="eastAsia"/>
        </w:rPr>
        <w:t>在</w:t>
      </w:r>
      <w:r>
        <w:t>线设计</w:t>
      </w:r>
      <w:r>
        <w:rPr>
          <w:rFonts w:hint="eastAsia"/>
        </w:rPr>
        <w:t>完</w:t>
      </w:r>
      <w:r>
        <w:t>成的文章，在该模块的文章列表中显示出来，</w:t>
      </w:r>
      <w:r>
        <w:rPr>
          <w:rFonts w:hint="eastAsia"/>
        </w:rPr>
        <w:t>用户选</w:t>
      </w:r>
      <w:r>
        <w:t>中一本</w:t>
      </w:r>
      <w:r>
        <w:rPr>
          <w:rFonts w:hint="eastAsia"/>
        </w:rPr>
        <w:t>书</w:t>
      </w:r>
      <w:r>
        <w:t>刊，将文章拖入到发布列表中。</w:t>
      </w:r>
      <w:r>
        <w:rPr>
          <w:rFonts w:hint="eastAsia"/>
        </w:rPr>
        <w:t>点击立即</w:t>
      </w:r>
      <w:r>
        <w:t>发行</w:t>
      </w:r>
      <w:r>
        <w:rPr>
          <w:rFonts w:hint="eastAsia"/>
        </w:rPr>
        <w:t>，</w:t>
      </w:r>
      <w:r>
        <w:t>完成书刊的发行操作。</w:t>
      </w:r>
      <w:r>
        <w:rPr>
          <w:rFonts w:hint="eastAsia"/>
        </w:rPr>
        <w:t>发</w:t>
      </w:r>
      <w:r>
        <w:t>行完成后，读者可以</w:t>
      </w:r>
      <w:r>
        <w:rPr>
          <w:rFonts w:hint="eastAsia"/>
        </w:rPr>
        <w:t>在</w:t>
      </w:r>
      <w:r>
        <w:t>网络上通过</w:t>
      </w:r>
      <w:r>
        <w:rPr>
          <w:rFonts w:hint="eastAsia"/>
        </w:rPr>
        <w:t>链接</w:t>
      </w:r>
      <w:r>
        <w:t>直接</w:t>
      </w:r>
      <w:r>
        <w:rPr>
          <w:rFonts w:hint="eastAsia"/>
        </w:rPr>
        <w:t>打</w:t>
      </w:r>
      <w:r>
        <w:t>开该书刊阅读，也</w:t>
      </w:r>
      <w:r>
        <w:rPr>
          <w:rFonts w:hint="eastAsia"/>
        </w:rPr>
        <w:t>可</w:t>
      </w:r>
      <w:r>
        <w:t>以</w:t>
      </w:r>
      <w:r>
        <w:rPr>
          <w:rFonts w:hint="eastAsia"/>
        </w:rPr>
        <w:t>在</w:t>
      </w:r>
      <w:r>
        <w:t>书城列表中搜索</w:t>
      </w:r>
      <w:r>
        <w:rPr>
          <w:rFonts w:hint="eastAsia"/>
        </w:rPr>
        <w:t>到</w:t>
      </w:r>
      <w:r>
        <w:t>该书刊。</w:t>
      </w:r>
      <w:r>
        <w:rPr>
          <w:rFonts w:hint="eastAsia"/>
        </w:rPr>
        <w:t>同</w:t>
      </w:r>
      <w:r>
        <w:t>时用户也可以取消发行书刊。</w:t>
      </w:r>
    </w:p>
    <w:p w14:paraId="6E3D2DE6" w14:textId="0C205D1B" w:rsidR="000008D9" w:rsidRDefault="0065406C">
      <w:pPr>
        <w:pStyle w:val="30"/>
        <w:tabs>
          <w:tab w:val="left" w:pos="6960"/>
        </w:tabs>
        <w:spacing w:before="163" w:after="163" w:line="360" w:lineRule="auto"/>
      </w:pPr>
      <w:bookmarkStart w:id="178" w:name="_Toc313621014"/>
      <w:bookmarkStart w:id="179" w:name="_Toc324178451"/>
      <w:bookmarkStart w:id="180" w:name="_Toc324179072"/>
      <w:bookmarkStart w:id="181" w:name="_Toc324432743"/>
      <w:bookmarkStart w:id="182" w:name="_Toc326079887"/>
      <w:r>
        <w:rPr>
          <w:rFonts w:hint="eastAsia"/>
        </w:rPr>
        <w:t>4.</w:t>
      </w:r>
      <w:r w:rsidR="00EE7CAC">
        <w:t>3</w:t>
      </w:r>
      <w:r w:rsidR="000008D9">
        <w:rPr>
          <w:rFonts w:hint="eastAsia"/>
        </w:rPr>
        <w:t>.</w:t>
      </w:r>
      <w:r w:rsidR="00473AA3">
        <w:t>2</w:t>
      </w:r>
      <w:r w:rsidR="000008D9">
        <w:rPr>
          <w:rFonts w:hint="eastAsia"/>
        </w:rPr>
        <w:t xml:space="preserve"> </w:t>
      </w:r>
      <w:bookmarkEnd w:id="178"/>
      <w:bookmarkEnd w:id="179"/>
      <w:bookmarkEnd w:id="180"/>
      <w:bookmarkEnd w:id="181"/>
      <w:bookmarkEnd w:id="182"/>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16CD3948" w14:textId="00A0F519" w:rsidR="0022249A" w:rsidRDefault="00247713" w:rsidP="00A8719D">
      <w:pPr>
        <w:pStyle w:val="a0"/>
      </w:pPr>
      <w:r>
        <w:rPr>
          <w:rFonts w:hint="eastAsia"/>
        </w:rPr>
        <w:t>阅读</w:t>
      </w:r>
      <w:r>
        <w:t>模块，</w:t>
      </w:r>
      <w:r w:rsidR="00850853">
        <w:rPr>
          <w:rFonts w:hint="eastAsia"/>
        </w:rPr>
        <w:t>是该</w:t>
      </w:r>
      <w:r w:rsidR="00850853">
        <w:t>系统中核心的模块</w:t>
      </w:r>
      <w:r w:rsidR="00850853">
        <w:rPr>
          <w:rFonts w:hint="eastAsia"/>
        </w:rPr>
        <w:t>之</w:t>
      </w:r>
      <w:r w:rsidR="00850853">
        <w:t>一</w:t>
      </w:r>
      <w:r>
        <w:t>。</w:t>
      </w:r>
      <w:r w:rsidR="00850853">
        <w:t>用户</w:t>
      </w:r>
      <w:r w:rsidR="00850853">
        <w:rPr>
          <w:rFonts w:hint="eastAsia"/>
        </w:rPr>
        <w:t>不</w:t>
      </w:r>
      <w:r w:rsidR="00850853">
        <w:t>需</w:t>
      </w:r>
      <w:r w:rsidR="00850853">
        <w:rPr>
          <w:rFonts w:hint="eastAsia"/>
        </w:rPr>
        <w:t>要</w:t>
      </w:r>
      <w:r w:rsidR="00850853">
        <w:t>登录</w:t>
      </w:r>
      <w:r w:rsidR="00850853">
        <w:rPr>
          <w:rFonts w:hint="eastAsia"/>
        </w:rPr>
        <w:t>，</w:t>
      </w:r>
      <w:r>
        <w:rPr>
          <w:rFonts w:hint="eastAsia"/>
        </w:rPr>
        <w:t>在</w:t>
      </w:r>
      <w:r>
        <w:t>手机浏览器中</w:t>
      </w:r>
      <w:r>
        <w:rPr>
          <w:rFonts w:hint="eastAsia"/>
        </w:rPr>
        <w:t>打</w:t>
      </w:r>
      <w:r>
        <w:t>开</w:t>
      </w:r>
      <w:r w:rsidR="00850853">
        <w:rPr>
          <w:rFonts w:hint="eastAsia"/>
        </w:rPr>
        <w:t>一</w:t>
      </w:r>
      <w:r w:rsidR="00850853">
        <w:t>本书的</w:t>
      </w:r>
      <w:r>
        <w:rPr>
          <w:rFonts w:hint="eastAsia"/>
        </w:rPr>
        <w:t>链接</w:t>
      </w:r>
      <w:r w:rsidR="00850853">
        <w:rPr>
          <w:rFonts w:hint="eastAsia"/>
        </w:rPr>
        <w:t>，翻页</w:t>
      </w:r>
      <w:r w:rsidR="00850853">
        <w:t>阅读，</w:t>
      </w:r>
      <w:r w:rsidR="00850853">
        <w:rPr>
          <w:rFonts w:hint="eastAsia"/>
        </w:rPr>
        <w:t>同</w:t>
      </w:r>
      <w:r w:rsidR="00850853">
        <w:t>时也可以</w:t>
      </w:r>
      <w:r w:rsidR="00850853">
        <w:rPr>
          <w:rFonts w:hint="eastAsia"/>
        </w:rPr>
        <w:t>把</w:t>
      </w:r>
      <w:r w:rsidR="00850853">
        <w:t>该书加入到书架。</w:t>
      </w:r>
      <w:r w:rsidR="00850853">
        <w:rPr>
          <w:rFonts w:hint="eastAsia"/>
        </w:rPr>
        <w:t>同</w:t>
      </w:r>
      <w:r w:rsidR="00850853">
        <w:t>时支持用户离线阅读，</w:t>
      </w:r>
      <w:r w:rsidR="00850853">
        <w:rPr>
          <w:rFonts w:hint="eastAsia"/>
        </w:rPr>
        <w:t>用户</w:t>
      </w:r>
      <w:r w:rsidR="00850853">
        <w:t>在有网的时候，打开阅读，系统自动缓</w:t>
      </w:r>
      <w:r w:rsidR="00850853">
        <w:rPr>
          <w:rFonts w:hint="eastAsia"/>
        </w:rPr>
        <w:t>存</w:t>
      </w:r>
      <w:r w:rsidR="00850853">
        <w:t>文章列表。</w:t>
      </w:r>
      <w:r w:rsidR="00850853">
        <w:rPr>
          <w:rFonts w:hint="eastAsia"/>
        </w:rPr>
        <w:t>在</w:t>
      </w:r>
      <w:r w:rsidR="00850853">
        <w:t>网络信息差和没网的时候，同样可以阅读。</w:t>
      </w:r>
      <w:r w:rsidR="00A8719D">
        <w:rPr>
          <w:rFonts w:hint="eastAsia"/>
        </w:rPr>
        <w:t>也</w:t>
      </w:r>
      <w:r w:rsidR="00A8719D">
        <w:t>可下载出</w:t>
      </w:r>
      <w:r w:rsidR="00A8719D">
        <w:rPr>
          <w:rFonts w:hint="eastAsia"/>
        </w:rPr>
        <w:t>EPUB格式</w:t>
      </w:r>
      <w:r w:rsidR="00A8719D">
        <w:t>的电子书，用其它</w:t>
      </w:r>
      <w:r w:rsidR="00A8719D">
        <w:rPr>
          <w:rFonts w:hint="eastAsia"/>
        </w:rPr>
        <w:t>软件</w:t>
      </w:r>
      <w:r w:rsidR="00A8719D">
        <w:t>或者设备阅读。</w:t>
      </w:r>
    </w:p>
    <w:p w14:paraId="5A1B34E1" w14:textId="7D85C66C" w:rsidR="0022249A" w:rsidRDefault="00A8719D" w:rsidP="0022249A">
      <w:pPr>
        <w:pStyle w:val="a0"/>
      </w:pPr>
      <w:r>
        <w:t>2</w:t>
      </w:r>
      <w:r w:rsidR="0022249A">
        <w:rPr>
          <w:rFonts w:hint="eastAsia"/>
        </w:rPr>
        <w:t xml:space="preserve"> 书刊列表</w:t>
      </w:r>
    </w:p>
    <w:p w14:paraId="141BEAA3" w14:textId="48F494CE" w:rsidR="00EE7CAC" w:rsidRPr="00EE7CAC" w:rsidRDefault="002C42BE" w:rsidP="004C32B8">
      <w:pPr>
        <w:pStyle w:val="a0"/>
      </w:pPr>
      <w:r>
        <w:rPr>
          <w:rFonts w:hint="eastAsia"/>
        </w:rPr>
        <w:t>书</w:t>
      </w:r>
      <w:r>
        <w:t>刊列表，</w:t>
      </w:r>
      <w:r>
        <w:rPr>
          <w:rFonts w:hint="eastAsia"/>
        </w:rPr>
        <w:t>分</w:t>
      </w:r>
      <w:r>
        <w:t>书架</w:t>
      </w:r>
      <w:r>
        <w:rPr>
          <w:rFonts w:hint="eastAsia"/>
        </w:rPr>
        <w:t>和</w:t>
      </w:r>
      <w:r>
        <w:t>发现</w:t>
      </w:r>
      <w:r w:rsidR="004C32B8">
        <w:rPr>
          <w:rFonts w:hint="eastAsia"/>
        </w:rPr>
        <w:t>两类</w:t>
      </w:r>
      <w:r>
        <w:t>书刊列表。</w:t>
      </w:r>
      <w:r>
        <w:rPr>
          <w:rFonts w:hint="eastAsia"/>
        </w:rPr>
        <w:t>书</w:t>
      </w:r>
      <w:r>
        <w:t>架中</w:t>
      </w:r>
      <w:r>
        <w:rPr>
          <w:rFonts w:hint="eastAsia"/>
        </w:rPr>
        <w:t>放</w:t>
      </w:r>
      <w:r>
        <w:t>的是用户自己</w:t>
      </w:r>
      <w:r>
        <w:rPr>
          <w:rFonts w:hint="eastAsia"/>
        </w:rPr>
        <w:t>收藏</w:t>
      </w:r>
      <w:r>
        <w:t>的书刊列表。</w:t>
      </w:r>
      <w:r>
        <w:rPr>
          <w:rFonts w:hint="eastAsia"/>
        </w:rPr>
        <w:t>发</w:t>
      </w:r>
      <w:r>
        <w:t>现中，用户可搜索书刊，发现</w:t>
      </w:r>
      <w:r>
        <w:rPr>
          <w:rFonts w:hint="eastAsia"/>
        </w:rPr>
        <w:t>自己感兴趣</w:t>
      </w:r>
      <w:r>
        <w:t>的书刊。</w:t>
      </w:r>
      <w:r w:rsidRPr="0022249A">
        <w:rPr>
          <w:rFonts w:hint="eastAsia"/>
        </w:rPr>
        <w:t xml:space="preserve"> </w:t>
      </w:r>
    </w:p>
    <w:p w14:paraId="3C16B3C3" w14:textId="0C49ACEE" w:rsidR="000008D9" w:rsidRDefault="00DD2F75">
      <w:pPr>
        <w:pStyle w:val="2"/>
      </w:pPr>
      <w:bookmarkStart w:id="183" w:name="_Toc324178453"/>
      <w:bookmarkStart w:id="184" w:name="_Toc324179074"/>
      <w:bookmarkStart w:id="185" w:name="_Toc324432745"/>
      <w:bookmarkStart w:id="186" w:name="_Toc326079889"/>
      <w:r>
        <w:rPr>
          <w:rFonts w:hint="eastAsia"/>
        </w:rPr>
        <w:t>4.</w:t>
      </w:r>
      <w:r w:rsidR="00EE7CAC">
        <w:t>4</w:t>
      </w:r>
      <w:r w:rsidR="000008D9">
        <w:rPr>
          <w:rFonts w:hint="eastAsia"/>
        </w:rPr>
        <w:t xml:space="preserve"> </w:t>
      </w:r>
      <w:bookmarkEnd w:id="183"/>
      <w:bookmarkEnd w:id="184"/>
      <w:bookmarkEnd w:id="185"/>
      <w:bookmarkEnd w:id="186"/>
      <w:r w:rsidR="00E73C0F" w:rsidRPr="00E73C0F">
        <w:rPr>
          <w:rFonts w:hint="eastAsia"/>
        </w:rPr>
        <w:t>参考PWP框架及离线体验测试</w:t>
      </w:r>
    </w:p>
    <w:p w14:paraId="3582AE22" w14:textId="4730550F" w:rsidR="00E73C0F" w:rsidRPr="00000FC4" w:rsidRDefault="00DC5060" w:rsidP="00E73C0F">
      <w:pPr>
        <w:pStyle w:val="a0"/>
        <w:rPr>
          <w:rFonts w:hAnsi="宋体"/>
        </w:rPr>
      </w:pPr>
      <w:ins w:id="187" w:author="Microsoft Office 用户" w:date="2017-09-12T16:45:00Z">
        <w:r>
          <w:rPr>
            <w:rStyle w:val="a5"/>
            <w:rFonts w:hAnsi="宋体" w:hint="eastAsia"/>
          </w:rPr>
          <w:lastRenderedPageBreak/>
          <w:t>便</w:t>
        </w:r>
      </w:ins>
      <w:r w:rsidR="00000FC4" w:rsidRPr="00000FC4">
        <w:rPr>
          <w:rStyle w:val="a5"/>
          <w:rFonts w:hAnsi="宋体"/>
        </w:rPr>
        <w:t>携式</w:t>
      </w:r>
      <w:r w:rsidR="00000FC4" w:rsidRPr="00000FC4">
        <w:rPr>
          <w:rStyle w:val="Hyperlink0"/>
          <w:rFonts w:hAnsi="宋体" w:hint="eastAsia"/>
        </w:rPr>
        <w:t>网络</w:t>
      </w:r>
      <w:r w:rsidR="00000FC4" w:rsidRPr="00000FC4">
        <w:rPr>
          <w:rStyle w:val="a5"/>
          <w:rFonts w:hAnsi="宋体"/>
        </w:rPr>
        <w:t>出版物</w:t>
      </w:r>
      <w:r w:rsidR="00000FC4" w:rsidRPr="00000FC4">
        <w:rPr>
          <w:rFonts w:hAnsi="宋体"/>
          <w:lang w:eastAsia="zh-TW"/>
        </w:rPr>
        <w:t>PWP</w:t>
      </w:r>
      <w:r w:rsidR="00000FC4" w:rsidRPr="00000FC4">
        <w:rPr>
          <w:rStyle w:val="a5"/>
          <w:rFonts w:hAnsi="宋体"/>
        </w:rPr>
        <w:t>（</w:t>
      </w:r>
      <w:r w:rsidR="00000FC4" w:rsidRPr="00000FC4">
        <w:rPr>
          <w:rFonts w:hAnsi="宋体"/>
          <w:lang w:eastAsia="zh-TW"/>
        </w:rPr>
        <w:t>Portable Web Publications</w:t>
      </w:r>
      <w:r w:rsidR="00000FC4" w:rsidRPr="00000FC4">
        <w:rPr>
          <w:rStyle w:val="a5"/>
          <w:rFonts w:hAnsi="宋体"/>
        </w:rPr>
        <w:t>）</w:t>
      </w:r>
      <w:r w:rsidR="00000FC4" w:rsidRPr="00000FC4">
        <w:rPr>
          <w:rStyle w:val="a5"/>
          <w:rFonts w:hAnsi="宋体" w:hint="eastAsia"/>
        </w:rPr>
        <w:t>，是W3C委员会为</w:t>
      </w:r>
      <w:r w:rsidR="00000FC4" w:rsidRPr="00000FC4">
        <w:rPr>
          <w:rStyle w:val="a5"/>
          <w:rFonts w:hAnsi="宋体"/>
        </w:rPr>
        <w:t>开放式的网络上定义一套数字出版的标准</w:t>
      </w:r>
      <w:r w:rsidR="00000FC4" w:rsidRPr="00000FC4">
        <w:rPr>
          <w:rStyle w:val="a5"/>
          <w:rFonts w:hAnsi="宋体" w:hint="eastAsia"/>
        </w:rPr>
        <w:t>。W3C委员会为数字出版标准工作提出了便携式网络出版物技术挑战。其研究的主要目的是提出怎样让电子书阅读在浏览器中可以方便，便捷的实现。</w:t>
      </w:r>
      <w:r w:rsidR="004F26A0">
        <w:rPr>
          <w:rStyle w:val="a5"/>
          <w:rFonts w:hAnsi="宋体" w:hint="eastAsia"/>
        </w:rPr>
        <w:t>本</w:t>
      </w:r>
      <w:r w:rsidR="004F26A0">
        <w:rPr>
          <w:rStyle w:val="a5"/>
          <w:rFonts w:hAnsi="宋体"/>
        </w:rPr>
        <w:t>节对</w:t>
      </w:r>
      <w:r w:rsidR="004F26A0">
        <w:rPr>
          <w:rStyle w:val="a5"/>
          <w:rFonts w:hint="eastAsia"/>
        </w:rPr>
        <w:t>便携式网络出版物的</w:t>
      </w:r>
      <w:r w:rsidR="004F26A0">
        <w:rPr>
          <w:rStyle w:val="a5"/>
        </w:rPr>
        <w:t>需求进行分析，并以此为参考实现，</w:t>
      </w:r>
      <w:r w:rsidR="006232C0">
        <w:rPr>
          <w:rStyle w:val="a5"/>
          <w:rFonts w:hint="eastAsia"/>
        </w:rPr>
        <w:t>并</w:t>
      </w:r>
      <w:r w:rsidR="006232C0">
        <w:rPr>
          <w:rStyle w:val="a5"/>
        </w:rPr>
        <w:t>测</w:t>
      </w:r>
      <w:r w:rsidR="004F26A0">
        <w:rPr>
          <w:rStyle w:val="a5"/>
        </w:rPr>
        <w:t>试。</w:t>
      </w:r>
    </w:p>
    <w:p w14:paraId="4DFB0632" w14:textId="4AA05152" w:rsidR="000008D9" w:rsidRDefault="00DD2F75">
      <w:pPr>
        <w:pStyle w:val="30"/>
        <w:tabs>
          <w:tab w:val="left" w:pos="6960"/>
        </w:tabs>
        <w:spacing w:before="163" w:after="163" w:line="360" w:lineRule="auto"/>
      </w:pPr>
      <w:bookmarkStart w:id="188" w:name="_Toc324178454"/>
      <w:bookmarkStart w:id="189" w:name="_Toc324179075"/>
      <w:bookmarkStart w:id="190" w:name="_Toc324432746"/>
      <w:bookmarkStart w:id="191" w:name="_Toc326079890"/>
      <w:r>
        <w:rPr>
          <w:rFonts w:hint="eastAsia"/>
        </w:rPr>
        <w:t>4.</w:t>
      </w:r>
      <w:r w:rsidR="00EE7CAC">
        <w:t>4</w:t>
      </w:r>
      <w:r w:rsidR="000008D9">
        <w:rPr>
          <w:rFonts w:hint="eastAsia"/>
        </w:rPr>
        <w:t xml:space="preserve">.1 </w:t>
      </w:r>
      <w:bookmarkEnd w:id="188"/>
      <w:bookmarkEnd w:id="189"/>
      <w:bookmarkEnd w:id="190"/>
      <w:bookmarkEnd w:id="191"/>
      <w:r w:rsidR="00E73C0F" w:rsidRPr="00E73C0F">
        <w:rPr>
          <w:rFonts w:hint="eastAsia"/>
        </w:rPr>
        <w:t>PWP框架参考</w:t>
      </w:r>
    </w:p>
    <w:p w14:paraId="4608F963"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5"/>
        </w:rPr>
      </w:pPr>
      <w:r w:rsidRPr="005173FC">
        <w:rPr>
          <w:rStyle w:val="a5"/>
          <w:rFonts w:hint="eastAsia"/>
        </w:rPr>
        <w:t>在线和离线</w:t>
      </w:r>
    </w:p>
    <w:p w14:paraId="61541CC9" w14:textId="77777777" w:rsidR="00000FC4" w:rsidRPr="005173FC" w:rsidRDefault="00000FC4" w:rsidP="00000FC4">
      <w:pPr>
        <w:pStyle w:val="a0"/>
        <w:ind w:firstLineChars="100" w:firstLine="240"/>
        <w:rPr>
          <w:rStyle w:val="a5"/>
        </w:rPr>
      </w:pPr>
      <w:r w:rsidRPr="005173FC">
        <w:rPr>
          <w:rStyle w:val="a5"/>
          <w:rFonts w:hint="eastAsia"/>
        </w:rPr>
        <w:t>网络出版物的内容可以存储在本地存储或者缓存中。浏览器呈现引擎无视网络的状态，通过可编程的网络代理实现，资源可以是从本地缓存取，也可以从网络上存取。</w:t>
      </w:r>
    </w:p>
    <w:p w14:paraId="72E13258"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5"/>
          <w:rFonts w:cs="黑体"/>
        </w:rPr>
      </w:pPr>
      <w:r w:rsidRPr="005173FC">
        <w:rPr>
          <w:rStyle w:val="a5"/>
          <w:rFonts w:cs="黑体" w:hint="eastAsia"/>
        </w:rPr>
        <w:t>寻址和识别</w:t>
      </w:r>
    </w:p>
    <w:p w14:paraId="44554651" w14:textId="77777777" w:rsidR="00000FC4" w:rsidRPr="005173FC" w:rsidRDefault="00000FC4" w:rsidP="00000FC4">
      <w:pPr>
        <w:pStyle w:val="a0"/>
        <w:ind w:firstLineChars="100" w:firstLine="240"/>
        <w:rPr>
          <w:rStyle w:val="a5"/>
          <w:rFonts w:cs="黑体"/>
        </w:rPr>
      </w:pPr>
      <w:r w:rsidRPr="005173FC">
        <w:rPr>
          <w:rStyle w:val="a5"/>
          <w:rFonts w:cs="黑体" w:hint="eastAsia"/>
        </w:rPr>
        <w:t>U</w:t>
      </w:r>
      <w:r w:rsidRPr="005173FC">
        <w:rPr>
          <w:rStyle w:val="a5"/>
          <w:rFonts w:cs="黑体"/>
        </w:rPr>
        <w:t>RL</w:t>
      </w:r>
      <w:r w:rsidRPr="005173FC">
        <w:rPr>
          <w:rStyle w:val="a5"/>
          <w:rFonts w:cs="黑体" w:hint="eastAsia"/>
        </w:rPr>
        <w:t>可以唯一的标识一个网络或者资源。这也应该应用于网络出版物中，一个出版物应该有一个唯一的地址。例如，图书馆的图书标识，一个唯一的资源定位器，可以方便用户查找。所以，一个网络出版物也应该有一个或者几个标识符和一个定位器。</w:t>
      </w:r>
    </w:p>
    <w:p w14:paraId="16775E15" w14:textId="77777777" w:rsidR="00000FC4" w:rsidRPr="005173FC" w:rsidRDefault="00000FC4" w:rsidP="00000FC4">
      <w:pPr>
        <w:pStyle w:val="a0"/>
        <w:widowControl w:val="0"/>
        <w:numPr>
          <w:ilvl w:val="0"/>
          <w:numId w:val="23"/>
        </w:numPr>
        <w:pBdr>
          <w:top w:val="nil"/>
          <w:left w:val="nil"/>
          <w:bottom w:val="nil"/>
          <w:right w:val="nil"/>
          <w:between w:val="nil"/>
          <w:bar w:val="nil"/>
        </w:pBdr>
        <w:jc w:val="both"/>
        <w:rPr>
          <w:rStyle w:val="a5"/>
          <w:rFonts w:cs="黑体"/>
        </w:rPr>
      </w:pPr>
      <w:r w:rsidRPr="005173FC">
        <w:rPr>
          <w:rStyle w:val="a5"/>
          <w:rFonts w:cs="黑体" w:hint="eastAsia"/>
        </w:rPr>
        <w:t>文件清单</w:t>
      </w:r>
    </w:p>
    <w:p w14:paraId="7C60F822" w14:textId="77777777" w:rsidR="00000FC4" w:rsidRPr="005173FC" w:rsidRDefault="00000FC4" w:rsidP="00000FC4">
      <w:pPr>
        <w:pStyle w:val="a0"/>
        <w:ind w:firstLineChars="100" w:firstLine="240"/>
        <w:rPr>
          <w:rStyle w:val="a5"/>
        </w:rPr>
      </w:pPr>
      <w:r w:rsidRPr="005173FC">
        <w:rPr>
          <w:rStyle w:val="a5"/>
          <w:rFonts w:hint="eastAsia"/>
        </w:rPr>
        <w:t>网络上电子出版物，其中包括HTML，CSS，IMG文件等一些修改性文件，也包括出版物的目录，文章等电子出版物详细内容的数据文件。还有其相关的作者，出版商等附加的数据。怎样把这些文件整合起来在网络中传输是W3</w:t>
      </w:r>
      <w:r w:rsidRPr="005173FC">
        <w:rPr>
          <w:rStyle w:val="a5"/>
        </w:rPr>
        <w:t>C</w:t>
      </w:r>
      <w:r w:rsidRPr="005173FC">
        <w:rPr>
          <w:rStyle w:val="a5"/>
          <w:rFonts w:hint="eastAsia"/>
        </w:rPr>
        <w:t>数字出版标准的工作重点。网络出版物的打包方式，也是W3C中工作草案的研究工作。目前草案提出的解决方案是以EPUB3形式打包，但并无该方案的具体参考实现。该算法也正处于讨论阶段。</w:t>
      </w:r>
    </w:p>
    <w:p w14:paraId="2F1C2C82" w14:textId="77777777" w:rsidR="00000FC4" w:rsidRDefault="00000FC4" w:rsidP="00000FC4">
      <w:pPr>
        <w:pStyle w:val="a0"/>
        <w:widowControl w:val="0"/>
        <w:numPr>
          <w:ilvl w:val="0"/>
          <w:numId w:val="23"/>
        </w:numPr>
        <w:pBdr>
          <w:top w:val="nil"/>
          <w:left w:val="nil"/>
          <w:bottom w:val="nil"/>
          <w:right w:val="nil"/>
          <w:between w:val="nil"/>
          <w:bar w:val="nil"/>
        </w:pBdr>
        <w:jc w:val="both"/>
        <w:rPr>
          <w:rStyle w:val="a5"/>
        </w:rPr>
      </w:pPr>
      <w:r w:rsidRPr="005173FC">
        <w:rPr>
          <w:rStyle w:val="a5"/>
          <w:rFonts w:hint="eastAsia"/>
        </w:rPr>
        <w:t>元数据的发现</w:t>
      </w:r>
    </w:p>
    <w:p w14:paraId="66E45050" w14:textId="77777777" w:rsidR="00000FC4" w:rsidRDefault="00000FC4" w:rsidP="00000FC4">
      <w:pPr>
        <w:pStyle w:val="a0"/>
        <w:ind w:left="240" w:firstLine="0"/>
        <w:rPr>
          <w:rStyle w:val="a5"/>
        </w:rPr>
      </w:pPr>
      <w:r>
        <w:rPr>
          <w:rStyle w:val="a5"/>
          <w:rFonts w:hint="eastAsia"/>
        </w:rPr>
        <w:t>电子出版物的价格、作者、标题等。语法要支持Web搜索引擎。</w:t>
      </w:r>
    </w:p>
    <w:p w14:paraId="5FEA0C24"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5"/>
        </w:rPr>
      </w:pPr>
      <w:r w:rsidRPr="001576AF">
        <w:rPr>
          <w:rStyle w:val="a5"/>
          <w:rFonts w:hint="eastAsia"/>
        </w:rPr>
        <w:t>网络出版物的API</w:t>
      </w:r>
    </w:p>
    <w:p w14:paraId="30E09D51" w14:textId="77777777" w:rsidR="00000FC4" w:rsidRPr="001576AF" w:rsidRDefault="00000FC4" w:rsidP="00000FC4">
      <w:pPr>
        <w:pStyle w:val="a0"/>
        <w:ind w:firstLineChars="100" w:firstLine="240"/>
        <w:rPr>
          <w:rStyle w:val="a5"/>
        </w:rPr>
      </w:pPr>
      <w:r w:rsidRPr="001576AF">
        <w:rPr>
          <w:rStyle w:val="a5"/>
          <w:rFonts w:hint="eastAsia"/>
        </w:rPr>
        <w:t>保证网络出版物格式，在其它应用程序中也可以使用。网络出版物是个集合文件，对于该集合作为一个整体来操作。如提供对网络出版的大纲或内容生成列表。</w:t>
      </w:r>
    </w:p>
    <w:p w14:paraId="33FFF6E8"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5"/>
        </w:rPr>
      </w:pPr>
      <w:r w:rsidRPr="001576AF">
        <w:rPr>
          <w:rStyle w:val="a5"/>
          <w:rFonts w:hint="eastAsia"/>
        </w:rPr>
        <w:t>样式、布局和分页</w:t>
      </w:r>
    </w:p>
    <w:p w14:paraId="7DAFEAE2" w14:textId="77777777" w:rsidR="00000FC4" w:rsidRPr="001576AF" w:rsidRDefault="00000FC4" w:rsidP="00000FC4">
      <w:pPr>
        <w:pStyle w:val="a0"/>
        <w:ind w:firstLineChars="100" w:firstLine="240"/>
        <w:rPr>
          <w:rStyle w:val="a5"/>
        </w:rPr>
      </w:pPr>
      <w:r w:rsidRPr="001576AF">
        <w:rPr>
          <w:rStyle w:val="a5"/>
          <w:rFonts w:hint="eastAsia"/>
        </w:rPr>
        <w:t>虽然在开放的网络平台上，并且CSS</w:t>
      </w:r>
      <w:r>
        <w:rPr>
          <w:rStyle w:val="a5"/>
          <w:rFonts w:hint="eastAsia"/>
        </w:rPr>
        <w:t>特性已有很大的提高，但仍</w:t>
      </w:r>
      <w:r w:rsidRPr="001576AF">
        <w:rPr>
          <w:rStyle w:val="a5"/>
          <w:rFonts w:hint="eastAsia"/>
        </w:rPr>
        <w:t>不能够满足出版商期望的令人满意的印刷效果和布局数字出版解决方案。如渲染、数学和化学工式，必须由开放式的网络平台上提供技术来满足特别的格式要求。对于分页，在CSS或者DOM中的原生支持，可能需要网络出版物本地分页模式来定。</w:t>
      </w:r>
    </w:p>
    <w:p w14:paraId="60D2E0AD" w14:textId="77777777" w:rsidR="00000FC4" w:rsidRPr="001576AF" w:rsidRDefault="00000FC4" w:rsidP="00000FC4">
      <w:pPr>
        <w:pStyle w:val="a0"/>
        <w:widowControl w:val="0"/>
        <w:numPr>
          <w:ilvl w:val="0"/>
          <w:numId w:val="23"/>
        </w:numPr>
        <w:pBdr>
          <w:top w:val="nil"/>
          <w:left w:val="nil"/>
          <w:bottom w:val="nil"/>
          <w:right w:val="nil"/>
          <w:between w:val="nil"/>
          <w:bar w:val="nil"/>
        </w:pBdr>
        <w:jc w:val="both"/>
        <w:rPr>
          <w:rStyle w:val="a5"/>
        </w:rPr>
      </w:pPr>
      <w:r w:rsidRPr="001576AF">
        <w:rPr>
          <w:rStyle w:val="a5"/>
          <w:rFonts w:hint="eastAsia"/>
        </w:rPr>
        <w:t>显示控制和个性化</w:t>
      </w:r>
    </w:p>
    <w:p w14:paraId="1502415D" w14:textId="77777777" w:rsidR="00000FC4" w:rsidRPr="001576AF" w:rsidRDefault="00000FC4" w:rsidP="00000FC4">
      <w:pPr>
        <w:pStyle w:val="a0"/>
        <w:ind w:left="240" w:firstLine="0"/>
        <w:rPr>
          <w:rStyle w:val="a5"/>
        </w:rPr>
      </w:pPr>
      <w:r w:rsidRPr="001576AF">
        <w:rPr>
          <w:rStyle w:val="a5"/>
          <w:rFonts w:hint="eastAsia"/>
        </w:rPr>
        <w:t>例如动态的改变字体的大小和背景颜色，还没有一个明确的基本框架来实现。个性化的显示控制。</w:t>
      </w:r>
    </w:p>
    <w:p w14:paraId="49C256FB" w14:textId="77777777" w:rsidR="004F26A0" w:rsidRDefault="00000FC4" w:rsidP="00000FC4">
      <w:pPr>
        <w:pStyle w:val="a0"/>
        <w:rPr>
          <w:rStyle w:val="a5"/>
        </w:rPr>
      </w:pPr>
      <w:r>
        <w:rPr>
          <w:rStyle w:val="a5"/>
          <w:rFonts w:hint="eastAsia"/>
        </w:rPr>
        <w:t>以上是W3C数字出版物提出的便携式网络出版物的工作草案的基本内容。</w:t>
      </w:r>
      <w:r w:rsidRPr="0027756B">
        <w:rPr>
          <w:rStyle w:val="a5"/>
          <w:vertAlign w:val="superscript"/>
        </w:rPr>
        <w:fldChar w:fldCharType="begin"/>
      </w:r>
      <w:r w:rsidRPr="0027756B">
        <w:rPr>
          <w:rStyle w:val="a5"/>
          <w:vertAlign w:val="superscript"/>
        </w:rPr>
        <w:instrText xml:space="preserve"> </w:instrText>
      </w:r>
      <w:r w:rsidRPr="0027756B">
        <w:rPr>
          <w:rStyle w:val="a5"/>
          <w:rFonts w:hint="eastAsia"/>
          <w:vertAlign w:val="superscript"/>
        </w:rPr>
        <w:instrText>REF _Ref470287962 \r \h</w:instrText>
      </w:r>
      <w:r w:rsidRPr="0027756B">
        <w:rPr>
          <w:rStyle w:val="a5"/>
          <w:vertAlign w:val="superscript"/>
        </w:rPr>
        <w:instrText xml:space="preserve"> </w:instrText>
      </w:r>
      <w:r>
        <w:rPr>
          <w:rStyle w:val="a5"/>
          <w:vertAlign w:val="superscript"/>
        </w:rPr>
        <w:instrText xml:space="preserve"> \* MERGEFORMAT </w:instrText>
      </w:r>
      <w:r w:rsidRPr="0027756B">
        <w:rPr>
          <w:rStyle w:val="a5"/>
          <w:vertAlign w:val="superscript"/>
        </w:rPr>
      </w:r>
      <w:r w:rsidRPr="0027756B">
        <w:rPr>
          <w:rStyle w:val="a5"/>
          <w:vertAlign w:val="superscript"/>
        </w:rPr>
        <w:fldChar w:fldCharType="separate"/>
      </w:r>
      <w:r>
        <w:rPr>
          <w:rStyle w:val="a5"/>
          <w:vertAlign w:val="superscript"/>
        </w:rPr>
        <w:t>[24]</w:t>
      </w:r>
      <w:r w:rsidRPr="0027756B">
        <w:rPr>
          <w:rStyle w:val="a5"/>
          <w:vertAlign w:val="superscript"/>
        </w:rPr>
        <w:fldChar w:fldCharType="end"/>
      </w:r>
    </w:p>
    <w:p w14:paraId="12925193" w14:textId="644D0309" w:rsidR="00000FC4" w:rsidRDefault="004F26A0" w:rsidP="00000FC4">
      <w:pPr>
        <w:pStyle w:val="a0"/>
        <w:rPr>
          <w:rStyle w:val="a5"/>
        </w:rPr>
      </w:pPr>
      <w:r>
        <w:rPr>
          <w:rStyle w:val="a5"/>
          <w:rFonts w:hint="eastAsia"/>
        </w:rPr>
        <w:lastRenderedPageBreak/>
        <w:t>在书</w:t>
      </w:r>
      <w:r>
        <w:rPr>
          <w:rStyle w:val="a5"/>
        </w:rPr>
        <w:t>刊发布系统</w:t>
      </w:r>
      <w:r>
        <w:rPr>
          <w:rStyle w:val="a5"/>
          <w:rFonts w:hint="eastAsia"/>
        </w:rPr>
        <w:t>中</w:t>
      </w:r>
      <w:r>
        <w:rPr>
          <w:rStyle w:val="a5"/>
        </w:rPr>
        <w:t>，分别对</w:t>
      </w:r>
      <w:r>
        <w:rPr>
          <w:rStyle w:val="a5"/>
          <w:rFonts w:hint="eastAsia"/>
        </w:rPr>
        <w:t>读</w:t>
      </w:r>
      <w:r>
        <w:rPr>
          <w:rStyle w:val="a5"/>
        </w:rPr>
        <w:t>者、</w:t>
      </w:r>
      <w:r>
        <w:rPr>
          <w:rStyle w:val="a5"/>
          <w:rFonts w:hint="eastAsia"/>
        </w:rPr>
        <w:t>出版</w:t>
      </w:r>
      <w:r>
        <w:rPr>
          <w:rStyle w:val="a5"/>
        </w:rPr>
        <w:t>商</w:t>
      </w:r>
      <w:r>
        <w:rPr>
          <w:rStyle w:val="a5"/>
          <w:rFonts w:hint="eastAsia"/>
        </w:rPr>
        <w:t>和</w:t>
      </w:r>
      <w:r>
        <w:rPr>
          <w:rStyle w:val="a5"/>
        </w:rPr>
        <w:t>作者</w:t>
      </w:r>
      <w:r>
        <w:rPr>
          <w:rStyle w:val="a5"/>
          <w:rFonts w:hint="eastAsia"/>
        </w:rPr>
        <w:t>、</w:t>
      </w:r>
      <w:r>
        <w:rPr>
          <w:rStyle w:val="a5"/>
        </w:rPr>
        <w:t>打包</w:t>
      </w:r>
      <w:r>
        <w:rPr>
          <w:rStyle w:val="a5"/>
          <w:rFonts w:hint="eastAsia"/>
        </w:rPr>
        <w:t>WEB出版</w:t>
      </w:r>
      <w:r>
        <w:rPr>
          <w:rStyle w:val="a5"/>
        </w:rPr>
        <w:t>物三个方面的</w:t>
      </w:r>
      <w:r>
        <w:rPr>
          <w:rStyle w:val="a5"/>
          <w:rFonts w:hint="eastAsia"/>
        </w:rPr>
        <w:t>主</w:t>
      </w:r>
      <w:r>
        <w:rPr>
          <w:rStyle w:val="a5"/>
        </w:rPr>
        <w:t>要用例需求进行测试工作。详细</w:t>
      </w:r>
      <w:r>
        <w:rPr>
          <w:rStyle w:val="a5"/>
          <w:rFonts w:hint="eastAsia"/>
        </w:rPr>
        <w:t>如</w:t>
      </w:r>
      <w:r>
        <w:rPr>
          <w:rStyle w:val="a5"/>
        </w:rPr>
        <w:t>下表</w:t>
      </w:r>
      <w:r>
        <w:rPr>
          <w:rStyle w:val="a5"/>
          <w:rFonts w:hint="eastAsia"/>
        </w:rPr>
        <w:t>4、5、6所</w:t>
      </w:r>
      <w:r>
        <w:rPr>
          <w:rStyle w:val="a5"/>
        </w:rPr>
        <w:t>示。</w:t>
      </w:r>
    </w:p>
    <w:p w14:paraId="26A18257" w14:textId="521C3ED5" w:rsidR="00000FC4" w:rsidRPr="006232C0" w:rsidRDefault="00DD521C" w:rsidP="006232C0">
      <w:pPr>
        <w:pStyle w:val="a8"/>
        <w:jc w:val="center"/>
        <w:rPr>
          <w:rFonts w:ascii="黑体" w:hAnsi="黑体"/>
          <w:b/>
          <w:sz w:val="21"/>
          <w:szCs w:val="21"/>
        </w:rPr>
      </w:pPr>
      <w:bookmarkStart w:id="192" w:name="_Toc491896624"/>
      <w:r w:rsidRPr="006232C0">
        <w:rPr>
          <w:rFonts w:ascii="黑体" w:hAnsi="黑体" w:hint="eastAsia"/>
          <w:b/>
          <w:sz w:val="21"/>
          <w:szCs w:val="21"/>
        </w:rPr>
        <w:t xml:space="preserve">表 </w:t>
      </w:r>
      <w:r w:rsidR="006232C0" w:rsidRPr="00035DFF">
        <w:rPr>
          <w:rFonts w:ascii="黑体" w:hAnsi="黑体"/>
          <w:b/>
          <w:sz w:val="21"/>
          <w:szCs w:val="21"/>
        </w:rPr>
        <w:fldChar w:fldCharType="begin"/>
      </w:r>
      <w:r w:rsidR="006232C0" w:rsidRPr="00035DFF">
        <w:rPr>
          <w:rFonts w:ascii="黑体" w:hAnsi="黑体"/>
          <w:b/>
          <w:sz w:val="21"/>
          <w:szCs w:val="21"/>
        </w:rPr>
        <w:instrText xml:space="preserve"> </w:instrText>
      </w:r>
      <w:r w:rsidR="006232C0" w:rsidRPr="00035DFF">
        <w:rPr>
          <w:rFonts w:ascii="黑体" w:hAnsi="黑体" w:hint="eastAsia"/>
          <w:b/>
          <w:sz w:val="21"/>
          <w:szCs w:val="21"/>
        </w:rPr>
        <w:instrText>SEQ 表 \* ARABIC</w:instrText>
      </w:r>
      <w:r w:rsidR="006232C0" w:rsidRPr="00035DFF">
        <w:rPr>
          <w:rFonts w:ascii="黑体" w:hAnsi="黑体"/>
          <w:b/>
          <w:sz w:val="21"/>
          <w:szCs w:val="21"/>
        </w:rPr>
        <w:instrText xml:space="preserve"> </w:instrText>
      </w:r>
      <w:r w:rsidR="006232C0" w:rsidRPr="00035DFF">
        <w:rPr>
          <w:rFonts w:ascii="黑体" w:hAnsi="黑体"/>
          <w:b/>
          <w:sz w:val="21"/>
          <w:szCs w:val="21"/>
        </w:rPr>
        <w:fldChar w:fldCharType="separate"/>
      </w:r>
      <w:r w:rsidR="006232C0">
        <w:rPr>
          <w:rFonts w:ascii="黑体" w:hAnsi="黑体"/>
          <w:b/>
          <w:noProof/>
          <w:sz w:val="21"/>
          <w:szCs w:val="21"/>
        </w:rPr>
        <w:t>4</w:t>
      </w:r>
      <w:r w:rsidR="006232C0" w:rsidRPr="00035DFF">
        <w:rPr>
          <w:rFonts w:ascii="黑体" w:hAnsi="黑体"/>
          <w:b/>
          <w:sz w:val="21"/>
          <w:szCs w:val="21"/>
        </w:rPr>
        <w:fldChar w:fldCharType="end"/>
      </w:r>
      <w:r w:rsidRPr="006232C0">
        <w:rPr>
          <w:rFonts w:ascii="黑体" w:hAnsi="黑体" w:hint="eastAsia"/>
          <w:b/>
          <w:sz w:val="21"/>
          <w:szCs w:val="21"/>
        </w:rPr>
        <w:t xml:space="preserve"> 读者的需求</w:t>
      </w:r>
      <w:bookmarkEnd w:id="192"/>
    </w:p>
    <w:tbl>
      <w:tblPr>
        <w:tblStyle w:val="aff2"/>
        <w:tblW w:w="9067" w:type="dxa"/>
        <w:tblLook w:val="04A0" w:firstRow="1" w:lastRow="0" w:firstColumn="1" w:lastColumn="0" w:noHBand="0" w:noVBand="1"/>
      </w:tblPr>
      <w:tblGrid>
        <w:gridCol w:w="2263"/>
        <w:gridCol w:w="3828"/>
        <w:gridCol w:w="850"/>
        <w:gridCol w:w="2126"/>
      </w:tblGrid>
      <w:tr w:rsidR="00DD521C" w14:paraId="16E047A9" w14:textId="77777777" w:rsidTr="006232C0">
        <w:trPr>
          <w:trHeight w:val="577"/>
        </w:trPr>
        <w:tc>
          <w:tcPr>
            <w:tcW w:w="2263" w:type="dxa"/>
          </w:tcPr>
          <w:p w14:paraId="752CD776" w14:textId="77777777" w:rsidR="00DD521C" w:rsidRPr="004417F4" w:rsidRDefault="00DD521C" w:rsidP="00872DC3">
            <w:pPr>
              <w:rPr>
                <w:sz w:val="21"/>
                <w:szCs w:val="21"/>
              </w:rPr>
            </w:pPr>
            <w:r w:rsidRPr="004417F4">
              <w:rPr>
                <w:sz w:val="21"/>
                <w:szCs w:val="21"/>
              </w:rPr>
              <w:t xml:space="preserve">PWP Usecase and Reqs: </w:t>
            </w:r>
          </w:p>
        </w:tc>
        <w:tc>
          <w:tcPr>
            <w:tcW w:w="3828" w:type="dxa"/>
          </w:tcPr>
          <w:p w14:paraId="5452B9A9" w14:textId="77777777" w:rsidR="00DD521C" w:rsidRPr="004417F4" w:rsidRDefault="00DD521C" w:rsidP="00872DC3">
            <w:pPr>
              <w:jc w:val="center"/>
              <w:rPr>
                <w:sz w:val="21"/>
                <w:szCs w:val="21"/>
              </w:rPr>
            </w:pPr>
            <w:r w:rsidRPr="004417F4">
              <w:rPr>
                <w:sz w:val="21"/>
                <w:szCs w:val="21"/>
              </w:rPr>
              <w:t>Use cases</w:t>
            </w:r>
          </w:p>
        </w:tc>
        <w:tc>
          <w:tcPr>
            <w:tcW w:w="850" w:type="dxa"/>
          </w:tcPr>
          <w:p w14:paraId="7135E8F3" w14:textId="1C104A31" w:rsidR="00DD521C" w:rsidRPr="004417F4" w:rsidRDefault="00DD521C" w:rsidP="00872DC3">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126" w:type="dxa"/>
          </w:tcPr>
          <w:p w14:paraId="3C36A18C" w14:textId="34863AB0" w:rsidR="00DD521C" w:rsidRPr="004417F4" w:rsidRDefault="00DD521C" w:rsidP="00872DC3">
            <w:pPr>
              <w:rPr>
                <w:sz w:val="21"/>
                <w:szCs w:val="21"/>
              </w:rPr>
            </w:pPr>
            <w:r>
              <w:rPr>
                <w:rFonts w:hint="eastAsia"/>
                <w:sz w:val="21"/>
                <w:szCs w:val="21"/>
              </w:rPr>
              <w:t>实现程度</w:t>
            </w:r>
          </w:p>
        </w:tc>
      </w:tr>
      <w:tr w:rsidR="00DD521C" w14:paraId="69A7E516" w14:textId="77777777" w:rsidTr="006232C0">
        <w:trPr>
          <w:trHeight w:val="591"/>
        </w:trPr>
        <w:tc>
          <w:tcPr>
            <w:tcW w:w="2263" w:type="dxa"/>
            <w:vMerge w:val="restart"/>
          </w:tcPr>
          <w:p w14:paraId="08F9B0EE" w14:textId="77777777" w:rsidR="00DD521C" w:rsidRPr="004417F4" w:rsidRDefault="007376A1" w:rsidP="00872DC3">
            <w:pPr>
              <w:rPr>
                <w:sz w:val="21"/>
                <w:szCs w:val="21"/>
              </w:rPr>
            </w:pPr>
            <w:hyperlink r:id="rId50" w:anchor="r_owp" w:history="1">
              <w:r w:rsidR="00DD521C" w:rsidRPr="004417F4">
                <w:rPr>
                  <w:sz w:val="21"/>
                  <w:szCs w:val="21"/>
                </w:rPr>
                <w:t>Req. 1</w:t>
              </w:r>
            </w:hyperlink>
            <w:r w:rsidR="00DD521C" w:rsidRPr="004417F4">
              <w:rPr>
                <w:sz w:val="21"/>
                <w:szCs w:val="21"/>
              </w:rPr>
              <w:t>: Web Publications should be able to make use of all features offered by the OWP.</w:t>
            </w:r>
          </w:p>
        </w:tc>
        <w:tc>
          <w:tcPr>
            <w:tcW w:w="3828" w:type="dxa"/>
          </w:tcPr>
          <w:p w14:paraId="6E054B63" w14:textId="77777777" w:rsidR="00DD521C" w:rsidRPr="004417F4" w:rsidRDefault="00DD521C" w:rsidP="00872DC3">
            <w:pPr>
              <w:rPr>
                <w:sz w:val="21"/>
                <w:szCs w:val="21"/>
              </w:rPr>
            </w:pPr>
            <w:r w:rsidRPr="004417F4">
              <w:rPr>
                <w:rFonts w:hint="eastAsia"/>
                <w:sz w:val="21"/>
                <w:szCs w:val="21"/>
              </w:rPr>
              <w:t>用HTML和CSS来表达内容</w:t>
            </w:r>
          </w:p>
        </w:tc>
        <w:tc>
          <w:tcPr>
            <w:tcW w:w="850" w:type="dxa"/>
          </w:tcPr>
          <w:p w14:paraId="533EDE07" w14:textId="77777777" w:rsidR="00DD521C" w:rsidRPr="004417F4" w:rsidRDefault="00DD521C" w:rsidP="00872DC3">
            <w:pPr>
              <w:rPr>
                <w:sz w:val="21"/>
                <w:szCs w:val="21"/>
              </w:rPr>
            </w:pPr>
            <w:r w:rsidRPr="004417F4">
              <w:rPr>
                <w:sz w:val="21"/>
                <w:szCs w:val="21"/>
              </w:rPr>
              <w:t>V</w:t>
            </w:r>
          </w:p>
        </w:tc>
        <w:tc>
          <w:tcPr>
            <w:tcW w:w="2126" w:type="dxa"/>
          </w:tcPr>
          <w:p w14:paraId="2DD89A65" w14:textId="77777777" w:rsidR="00DD521C" w:rsidRPr="004417F4" w:rsidRDefault="00DD521C" w:rsidP="00872DC3">
            <w:pPr>
              <w:rPr>
                <w:sz w:val="21"/>
                <w:szCs w:val="21"/>
              </w:rPr>
            </w:pPr>
            <w:r w:rsidRPr="004417F4">
              <w:rPr>
                <w:rFonts w:hint="eastAsia"/>
                <w:sz w:val="21"/>
                <w:szCs w:val="21"/>
              </w:rPr>
              <w:t>目前阅读支持</w:t>
            </w:r>
          </w:p>
        </w:tc>
      </w:tr>
      <w:tr w:rsidR="00DD521C" w14:paraId="277C1FF0" w14:textId="77777777" w:rsidTr="006232C0">
        <w:tc>
          <w:tcPr>
            <w:tcW w:w="2263" w:type="dxa"/>
            <w:vMerge/>
          </w:tcPr>
          <w:p w14:paraId="690C795F" w14:textId="77777777" w:rsidR="00DD521C" w:rsidRPr="004417F4" w:rsidRDefault="00DD521C" w:rsidP="00872DC3">
            <w:pPr>
              <w:rPr>
                <w:sz w:val="21"/>
                <w:szCs w:val="21"/>
              </w:rPr>
            </w:pPr>
          </w:p>
        </w:tc>
        <w:tc>
          <w:tcPr>
            <w:tcW w:w="3828" w:type="dxa"/>
          </w:tcPr>
          <w:p w14:paraId="1E991F6F" w14:textId="77777777" w:rsidR="00DD521C" w:rsidRPr="004417F4" w:rsidRDefault="00DD521C" w:rsidP="00872DC3">
            <w:pPr>
              <w:rPr>
                <w:sz w:val="21"/>
                <w:szCs w:val="21"/>
              </w:rPr>
            </w:pPr>
            <w:r w:rsidRPr="004417F4">
              <w:rPr>
                <w:rFonts w:hint="eastAsia"/>
                <w:sz w:val="21"/>
                <w:szCs w:val="21"/>
              </w:rPr>
              <w:t xml:space="preserve">支持交互式显示 </w:t>
            </w:r>
            <w:r w:rsidRPr="004417F4">
              <w:rPr>
                <w:sz w:val="21"/>
                <w:szCs w:val="21"/>
              </w:rPr>
              <w:t>interactive exam</w:t>
            </w:r>
          </w:p>
        </w:tc>
        <w:tc>
          <w:tcPr>
            <w:tcW w:w="850" w:type="dxa"/>
          </w:tcPr>
          <w:p w14:paraId="053CC33D" w14:textId="62F42723" w:rsidR="00DD521C" w:rsidRPr="004417F4" w:rsidRDefault="00DD521C" w:rsidP="00DD521C">
            <w:pPr>
              <w:rPr>
                <w:sz w:val="21"/>
                <w:szCs w:val="21"/>
              </w:rPr>
            </w:pPr>
            <w:r>
              <w:rPr>
                <w:sz w:val="21"/>
                <w:szCs w:val="21"/>
              </w:rPr>
              <w:t xml:space="preserve">V </w:t>
            </w:r>
          </w:p>
        </w:tc>
        <w:tc>
          <w:tcPr>
            <w:tcW w:w="2126" w:type="dxa"/>
          </w:tcPr>
          <w:p w14:paraId="071ABAC7" w14:textId="3E0F39D9" w:rsidR="00DD521C" w:rsidRPr="004417F4" w:rsidRDefault="00DD521C" w:rsidP="00872DC3">
            <w:pPr>
              <w:rPr>
                <w:sz w:val="21"/>
                <w:szCs w:val="21"/>
              </w:rPr>
            </w:pPr>
            <w:r w:rsidRPr="004417F4">
              <w:rPr>
                <w:rFonts w:hint="eastAsia"/>
                <w:sz w:val="21"/>
                <w:szCs w:val="21"/>
              </w:rPr>
              <w:t>支持表单数据交互</w:t>
            </w:r>
            <w:r>
              <w:rPr>
                <w:rFonts w:hint="eastAsia"/>
                <w:sz w:val="21"/>
                <w:szCs w:val="21"/>
              </w:rPr>
              <w:t>，</w:t>
            </w:r>
            <w:r>
              <w:rPr>
                <w:sz w:val="21"/>
                <w:szCs w:val="21"/>
              </w:rPr>
              <w:t>如</w:t>
            </w:r>
            <w:r w:rsidRPr="004417F4">
              <w:rPr>
                <w:rFonts w:hint="eastAsia"/>
                <w:sz w:val="21"/>
                <w:szCs w:val="21"/>
              </w:rPr>
              <w:t>问卷调查或心理测试</w:t>
            </w:r>
          </w:p>
        </w:tc>
      </w:tr>
      <w:tr w:rsidR="00DD521C" w14:paraId="05B6A537" w14:textId="77777777" w:rsidTr="006232C0">
        <w:tc>
          <w:tcPr>
            <w:tcW w:w="2263" w:type="dxa"/>
            <w:vMerge/>
          </w:tcPr>
          <w:p w14:paraId="5FE20424" w14:textId="77777777" w:rsidR="00DD521C" w:rsidRPr="004417F4" w:rsidRDefault="00DD521C" w:rsidP="00872DC3">
            <w:pPr>
              <w:rPr>
                <w:sz w:val="21"/>
                <w:szCs w:val="21"/>
              </w:rPr>
            </w:pPr>
          </w:p>
        </w:tc>
        <w:tc>
          <w:tcPr>
            <w:tcW w:w="3828" w:type="dxa"/>
          </w:tcPr>
          <w:p w14:paraId="7CC5BDA1" w14:textId="77777777" w:rsidR="00DD521C" w:rsidRPr="004417F4" w:rsidRDefault="00DD521C" w:rsidP="00872DC3">
            <w:pPr>
              <w:rPr>
                <w:sz w:val="21"/>
                <w:szCs w:val="21"/>
              </w:rPr>
            </w:pPr>
            <w:r w:rsidRPr="004417F4">
              <w:rPr>
                <w:rFonts w:hint="eastAsia"/>
                <w:sz w:val="21"/>
                <w:szCs w:val="21"/>
              </w:rPr>
              <w:t>无障</w:t>
            </w:r>
            <w:r w:rsidRPr="006232C0">
              <w:rPr>
                <w:rFonts w:hint="eastAsia"/>
                <w:sz w:val="21"/>
                <w:szCs w:val="21"/>
              </w:rPr>
              <w:t>碍、</w:t>
            </w:r>
            <w:r w:rsidRPr="006232C0">
              <w:rPr>
                <w:rFonts w:hint="eastAsia"/>
                <w:b/>
                <w:sz w:val="21"/>
                <w:szCs w:val="21"/>
              </w:rPr>
              <w:t>annotation</w:t>
            </w:r>
            <w:r w:rsidRPr="006232C0">
              <w:rPr>
                <w:rFonts w:hint="eastAsia"/>
                <w:sz w:val="21"/>
                <w:szCs w:val="21"/>
              </w:rPr>
              <w:t>的可移植（便携）、支持复杂的媒体格式（视频、flash动画、annimation）</w:t>
            </w:r>
          </w:p>
        </w:tc>
        <w:tc>
          <w:tcPr>
            <w:tcW w:w="850" w:type="dxa"/>
          </w:tcPr>
          <w:p w14:paraId="6FCFACD3" w14:textId="56CAF56D" w:rsidR="00DD521C" w:rsidRPr="004417F4" w:rsidRDefault="00DD521C" w:rsidP="00DD521C">
            <w:pPr>
              <w:rPr>
                <w:sz w:val="21"/>
                <w:szCs w:val="21"/>
              </w:rPr>
            </w:pPr>
            <w:r w:rsidRPr="004417F4">
              <w:rPr>
                <w:sz w:val="21"/>
                <w:szCs w:val="21"/>
              </w:rPr>
              <w:t>V</w:t>
            </w:r>
          </w:p>
        </w:tc>
        <w:tc>
          <w:tcPr>
            <w:tcW w:w="2126" w:type="dxa"/>
          </w:tcPr>
          <w:p w14:paraId="0D25FF0F" w14:textId="398176B6" w:rsidR="00DD521C" w:rsidRPr="004417F4" w:rsidRDefault="00DD521C" w:rsidP="00872DC3">
            <w:pPr>
              <w:rPr>
                <w:sz w:val="21"/>
                <w:szCs w:val="21"/>
              </w:rPr>
            </w:pPr>
            <w:r w:rsidRPr="004417F4">
              <w:rPr>
                <w:rFonts w:hint="eastAsia"/>
                <w:sz w:val="21"/>
                <w:szCs w:val="21"/>
              </w:rPr>
              <w:t>支持动画</w:t>
            </w:r>
            <w:r>
              <w:rPr>
                <w:rFonts w:hint="eastAsia"/>
                <w:sz w:val="21"/>
                <w:szCs w:val="21"/>
              </w:rPr>
              <w:t>，</w:t>
            </w:r>
            <w:r w:rsidRPr="004417F4">
              <w:rPr>
                <w:rFonts w:hint="eastAsia"/>
                <w:sz w:val="21"/>
                <w:szCs w:val="21"/>
              </w:rPr>
              <w:t>多媒体的图书</w:t>
            </w:r>
          </w:p>
        </w:tc>
      </w:tr>
      <w:tr w:rsidR="00DD521C" w:rsidRPr="00DD521C" w14:paraId="454B2438" w14:textId="77777777" w:rsidTr="006232C0">
        <w:tc>
          <w:tcPr>
            <w:tcW w:w="2263" w:type="dxa"/>
          </w:tcPr>
          <w:p w14:paraId="746CFB08" w14:textId="47BD4F3D" w:rsidR="00DD521C" w:rsidRPr="004417F4" w:rsidRDefault="00DD521C" w:rsidP="00DD521C">
            <w:pPr>
              <w:rPr>
                <w:sz w:val="21"/>
                <w:szCs w:val="21"/>
              </w:rPr>
            </w:pPr>
            <w:r w:rsidRPr="004417F4">
              <w:rPr>
                <w:sz w:val="21"/>
                <w:szCs w:val="21"/>
              </w:rPr>
              <w:t>Req</w:t>
            </w:r>
            <w:r>
              <w:rPr>
                <w:sz w:val="21"/>
                <w:szCs w:val="21"/>
              </w:rPr>
              <w:t>2</w:t>
            </w:r>
            <w:r w:rsidRPr="004417F4">
              <w:rPr>
                <w:sz w:val="21"/>
                <w:szCs w:val="21"/>
              </w:rPr>
              <w:t>: audio books, graphics books and mix media</w:t>
            </w:r>
          </w:p>
        </w:tc>
        <w:tc>
          <w:tcPr>
            <w:tcW w:w="3828" w:type="dxa"/>
          </w:tcPr>
          <w:p w14:paraId="13E75D51" w14:textId="77777777" w:rsidR="00DD521C" w:rsidRPr="004417F4" w:rsidRDefault="00DD521C" w:rsidP="00872DC3">
            <w:pPr>
              <w:rPr>
                <w:sz w:val="21"/>
                <w:szCs w:val="21"/>
              </w:rPr>
            </w:pPr>
            <w:r w:rsidRPr="004417F4">
              <w:rPr>
                <w:rFonts w:hint="eastAsia"/>
                <w:sz w:val="21"/>
                <w:szCs w:val="21"/>
              </w:rPr>
              <w:t>图书内容中支持音视频的嵌入</w:t>
            </w:r>
          </w:p>
        </w:tc>
        <w:tc>
          <w:tcPr>
            <w:tcW w:w="850" w:type="dxa"/>
          </w:tcPr>
          <w:p w14:paraId="773BA7B9" w14:textId="77777777" w:rsidR="00DD521C" w:rsidRPr="004417F4" w:rsidRDefault="00DD521C" w:rsidP="00872DC3">
            <w:pPr>
              <w:rPr>
                <w:sz w:val="21"/>
                <w:szCs w:val="21"/>
              </w:rPr>
            </w:pPr>
            <w:r w:rsidRPr="004417F4">
              <w:rPr>
                <w:sz w:val="21"/>
                <w:szCs w:val="21"/>
              </w:rPr>
              <w:t>V</w:t>
            </w:r>
          </w:p>
        </w:tc>
        <w:tc>
          <w:tcPr>
            <w:tcW w:w="2126" w:type="dxa"/>
          </w:tcPr>
          <w:p w14:paraId="469E6310" w14:textId="77777777" w:rsidR="00DD521C" w:rsidRPr="004417F4" w:rsidRDefault="00DD521C" w:rsidP="00872DC3">
            <w:pPr>
              <w:rPr>
                <w:sz w:val="21"/>
                <w:szCs w:val="21"/>
              </w:rPr>
            </w:pPr>
            <w:r w:rsidRPr="004417F4">
              <w:rPr>
                <w:rFonts w:hint="eastAsia"/>
                <w:sz w:val="21"/>
                <w:szCs w:val="21"/>
              </w:rPr>
              <w:t>支持背景音乐加入</w:t>
            </w:r>
            <w:r>
              <w:rPr>
                <w:rFonts w:hint="eastAsia"/>
                <w:sz w:val="21"/>
                <w:szCs w:val="21"/>
              </w:rPr>
              <w:t>，</w:t>
            </w:r>
            <w:r w:rsidRPr="004417F4">
              <w:rPr>
                <w:rFonts w:hint="eastAsia"/>
                <w:sz w:val="21"/>
                <w:szCs w:val="21"/>
              </w:rPr>
              <w:t>开放制作页面加入音频</w:t>
            </w:r>
          </w:p>
        </w:tc>
      </w:tr>
      <w:tr w:rsidR="00DD521C" w14:paraId="68A3236F" w14:textId="77777777" w:rsidTr="006232C0">
        <w:tc>
          <w:tcPr>
            <w:tcW w:w="2263" w:type="dxa"/>
          </w:tcPr>
          <w:p w14:paraId="3709DE64" w14:textId="3BA61657" w:rsidR="00DD521C" w:rsidRPr="004417F4" w:rsidRDefault="00DD521C" w:rsidP="00DD521C">
            <w:pPr>
              <w:rPr>
                <w:sz w:val="21"/>
                <w:szCs w:val="21"/>
              </w:rPr>
            </w:pPr>
            <w:r w:rsidRPr="004417F4">
              <w:rPr>
                <w:sz w:val="21"/>
                <w:szCs w:val="21"/>
              </w:rPr>
              <w:t xml:space="preserve">Req </w:t>
            </w:r>
            <w:r>
              <w:rPr>
                <w:sz w:val="21"/>
                <w:szCs w:val="21"/>
              </w:rPr>
              <w:t>3</w:t>
            </w:r>
            <w:r w:rsidRPr="004417F4">
              <w:rPr>
                <w:sz w:val="21"/>
                <w:szCs w:val="21"/>
              </w:rPr>
              <w:t>: Inclusion of Data</w:t>
            </w:r>
          </w:p>
        </w:tc>
        <w:tc>
          <w:tcPr>
            <w:tcW w:w="3828" w:type="dxa"/>
          </w:tcPr>
          <w:p w14:paraId="10A57C18" w14:textId="77777777" w:rsidR="00DD521C" w:rsidRPr="0020686A" w:rsidRDefault="00DD521C" w:rsidP="00872DC3">
            <w:pPr>
              <w:rPr>
                <w:sz w:val="21"/>
                <w:szCs w:val="21"/>
              </w:rPr>
            </w:pPr>
            <w:r w:rsidRPr="0020686A">
              <w:rPr>
                <w:rFonts w:hint="eastAsia"/>
                <w:sz w:val="21"/>
                <w:szCs w:val="21"/>
              </w:rPr>
              <w:t>支持</w:t>
            </w:r>
            <w:r w:rsidRPr="0020686A">
              <w:rPr>
                <w:sz w:val="21"/>
                <w:szCs w:val="21"/>
              </w:rPr>
              <w:t xml:space="preserve"> CSV </w:t>
            </w:r>
            <w:r w:rsidRPr="0020686A">
              <w:rPr>
                <w:rFonts w:hint="eastAsia"/>
                <w:sz w:val="21"/>
                <w:szCs w:val="21"/>
              </w:rPr>
              <w:t>格式</w:t>
            </w:r>
          </w:p>
        </w:tc>
        <w:tc>
          <w:tcPr>
            <w:tcW w:w="850" w:type="dxa"/>
          </w:tcPr>
          <w:p w14:paraId="213D5FBF" w14:textId="7D5B4054" w:rsidR="00DD521C" w:rsidRPr="0020686A" w:rsidRDefault="00DD521C" w:rsidP="00DD521C">
            <w:pPr>
              <w:rPr>
                <w:sz w:val="21"/>
                <w:szCs w:val="21"/>
              </w:rPr>
            </w:pPr>
            <w:r>
              <w:rPr>
                <w:sz w:val="21"/>
                <w:szCs w:val="21"/>
              </w:rPr>
              <w:t>X</w:t>
            </w:r>
          </w:p>
        </w:tc>
        <w:tc>
          <w:tcPr>
            <w:tcW w:w="2126" w:type="dxa"/>
          </w:tcPr>
          <w:p w14:paraId="4A8EF03D" w14:textId="47A6FEC9" w:rsidR="00DD521C" w:rsidRPr="0020686A" w:rsidRDefault="00DD521C" w:rsidP="00DD521C">
            <w:pPr>
              <w:rPr>
                <w:sz w:val="21"/>
                <w:szCs w:val="21"/>
              </w:rPr>
            </w:pPr>
            <w:r w:rsidRPr="0020686A">
              <w:rPr>
                <w:rFonts w:hint="eastAsia"/>
                <w:sz w:val="21"/>
                <w:szCs w:val="21"/>
              </w:rPr>
              <w:t>支持数据图表显示</w:t>
            </w:r>
          </w:p>
        </w:tc>
      </w:tr>
      <w:tr w:rsidR="00DD521C" w14:paraId="14BA7036" w14:textId="77777777" w:rsidTr="006232C0">
        <w:tc>
          <w:tcPr>
            <w:tcW w:w="2263" w:type="dxa"/>
          </w:tcPr>
          <w:p w14:paraId="559339E8" w14:textId="26D45B7F" w:rsidR="00DD521C" w:rsidRPr="004417F4" w:rsidRDefault="00DD521C" w:rsidP="00DD521C">
            <w:pPr>
              <w:rPr>
                <w:rFonts w:eastAsia="Times New Roman"/>
                <w:sz w:val="21"/>
                <w:szCs w:val="21"/>
              </w:rPr>
            </w:pPr>
            <w:r w:rsidRPr="004417F4">
              <w:rPr>
                <w:sz w:val="21"/>
                <w:szCs w:val="21"/>
              </w:rPr>
              <w:t xml:space="preserve">Req </w:t>
            </w:r>
            <w:r>
              <w:rPr>
                <w:sz w:val="21"/>
                <w:szCs w:val="21"/>
              </w:rPr>
              <w:t>4</w:t>
            </w:r>
            <w:r w:rsidRPr="004417F4">
              <w:rPr>
                <w:sz w:val="21"/>
                <w:szCs w:val="21"/>
              </w:rPr>
              <w:t xml:space="preserve">: </w:t>
            </w:r>
            <w:r w:rsidRPr="004417F4">
              <w:rPr>
                <w:rFonts w:eastAsia="Times New Roman"/>
                <w:color w:val="000000"/>
                <w:sz w:val="21"/>
                <w:szCs w:val="21"/>
                <w:shd w:val="clear" w:color="auto" w:fill="FFFFFF"/>
              </w:rPr>
              <w:t>available offlin</w:t>
            </w:r>
            <w:r w:rsidRPr="004417F4">
              <w:rPr>
                <w:rFonts w:eastAsia="Times New Roman"/>
                <w:sz w:val="21"/>
                <w:szCs w:val="21"/>
              </w:rPr>
              <w:t>e</w:t>
            </w:r>
          </w:p>
        </w:tc>
        <w:tc>
          <w:tcPr>
            <w:tcW w:w="3828" w:type="dxa"/>
          </w:tcPr>
          <w:p w14:paraId="0C21584B" w14:textId="77777777" w:rsidR="00DD521C" w:rsidRPr="002E5C8D" w:rsidRDefault="00DD521C" w:rsidP="00872DC3">
            <w:pPr>
              <w:rPr>
                <w:rFonts w:asciiTheme="minorEastAsia" w:hAnsiTheme="minorEastAsia"/>
                <w:sz w:val="21"/>
                <w:szCs w:val="21"/>
              </w:rPr>
            </w:pPr>
            <w:r w:rsidRPr="002E5C8D">
              <w:rPr>
                <w:rFonts w:asciiTheme="minorEastAsia" w:hAnsiTheme="minorEastAsia" w:hint="eastAsia"/>
                <w:sz w:val="21"/>
                <w:szCs w:val="21"/>
              </w:rPr>
              <w:t>网络信号不好，离线时不用进行特定操作也可以阅读</w:t>
            </w:r>
          </w:p>
        </w:tc>
        <w:tc>
          <w:tcPr>
            <w:tcW w:w="850" w:type="dxa"/>
          </w:tcPr>
          <w:p w14:paraId="4E783DAB" w14:textId="77777777" w:rsidR="00DD521C" w:rsidRPr="002E5C8D" w:rsidRDefault="00DD521C" w:rsidP="00872DC3">
            <w:pPr>
              <w:rPr>
                <w:rFonts w:asciiTheme="minorEastAsia" w:hAnsiTheme="minorEastAsia"/>
                <w:sz w:val="21"/>
                <w:szCs w:val="21"/>
              </w:rPr>
            </w:pPr>
            <w:r>
              <w:rPr>
                <w:sz w:val="21"/>
                <w:szCs w:val="21"/>
              </w:rPr>
              <w:t>V</w:t>
            </w:r>
          </w:p>
        </w:tc>
        <w:tc>
          <w:tcPr>
            <w:tcW w:w="2126" w:type="dxa"/>
          </w:tcPr>
          <w:p w14:paraId="75E2B158" w14:textId="3A5A1508" w:rsidR="00DD521C" w:rsidRPr="002E5C8D" w:rsidRDefault="006232C0" w:rsidP="00DD521C">
            <w:pPr>
              <w:rPr>
                <w:rFonts w:asciiTheme="minorEastAsia" w:hAnsiTheme="minorEastAsia"/>
                <w:sz w:val="21"/>
                <w:szCs w:val="21"/>
              </w:rPr>
            </w:pPr>
            <w:r>
              <w:rPr>
                <w:rFonts w:asciiTheme="minorEastAsia" w:hAnsiTheme="minorEastAsia" w:hint="eastAsia"/>
                <w:sz w:val="21"/>
                <w:szCs w:val="21"/>
              </w:rPr>
              <w:t>基于</w:t>
            </w:r>
            <w:r w:rsidR="00DD521C">
              <w:rPr>
                <w:rFonts w:asciiTheme="minorEastAsia" w:hAnsiTheme="minorEastAsia"/>
                <w:sz w:val="21"/>
                <w:szCs w:val="21"/>
              </w:rPr>
              <w:t>S</w:t>
            </w:r>
            <w:r w:rsidR="00DD521C" w:rsidRPr="002E5C8D">
              <w:rPr>
                <w:rFonts w:asciiTheme="minorEastAsia" w:hAnsiTheme="minorEastAsia"/>
                <w:sz w:val="21"/>
                <w:szCs w:val="21"/>
              </w:rPr>
              <w:t xml:space="preserve">ervice </w:t>
            </w:r>
            <w:r w:rsidR="00DD521C">
              <w:rPr>
                <w:rFonts w:asciiTheme="minorEastAsia" w:hAnsiTheme="minorEastAsia"/>
                <w:sz w:val="21"/>
                <w:szCs w:val="21"/>
              </w:rPr>
              <w:t>W</w:t>
            </w:r>
            <w:r w:rsidR="00DD521C" w:rsidRPr="002E5C8D">
              <w:rPr>
                <w:rFonts w:asciiTheme="minorEastAsia" w:hAnsiTheme="minorEastAsia"/>
                <w:sz w:val="21"/>
                <w:szCs w:val="21"/>
              </w:rPr>
              <w:t>orker</w:t>
            </w:r>
            <w:r>
              <w:rPr>
                <w:rFonts w:asciiTheme="minorEastAsia" w:hAnsiTheme="minorEastAsia" w:hint="eastAsia"/>
                <w:sz w:val="21"/>
                <w:szCs w:val="21"/>
              </w:rPr>
              <w:t>实现</w:t>
            </w:r>
          </w:p>
        </w:tc>
      </w:tr>
      <w:tr w:rsidR="00DD521C" w14:paraId="335FACB6" w14:textId="77777777" w:rsidTr="006232C0">
        <w:tc>
          <w:tcPr>
            <w:tcW w:w="2263" w:type="dxa"/>
            <w:vMerge w:val="restart"/>
          </w:tcPr>
          <w:p w14:paraId="4F6F892E" w14:textId="2E5EB2E6" w:rsidR="00DD521C" w:rsidRPr="004417F4" w:rsidRDefault="00DD521C" w:rsidP="006232C0">
            <w:pPr>
              <w:rPr>
                <w:sz w:val="21"/>
                <w:szCs w:val="21"/>
              </w:rPr>
            </w:pPr>
            <w:r>
              <w:rPr>
                <w:sz w:val="21"/>
                <w:szCs w:val="21"/>
              </w:rPr>
              <w:t xml:space="preserve">Req </w:t>
            </w:r>
            <w:r w:rsidR="006232C0">
              <w:rPr>
                <w:sz w:val="21"/>
                <w:szCs w:val="21"/>
              </w:rPr>
              <w:t>5</w:t>
            </w:r>
            <w:r w:rsidRPr="004417F4">
              <w:rPr>
                <w:sz w:val="21"/>
                <w:szCs w:val="21"/>
              </w:rPr>
              <w:t xml:space="preserve">: </w:t>
            </w:r>
            <w:r w:rsidRPr="00CB3FC6">
              <w:rPr>
                <w:sz w:val="21"/>
                <w:szCs w:val="21"/>
              </w:rPr>
              <w:t>Single Unit</w:t>
            </w:r>
          </w:p>
        </w:tc>
        <w:tc>
          <w:tcPr>
            <w:tcW w:w="3828" w:type="dxa"/>
          </w:tcPr>
          <w:p w14:paraId="04EE8115" w14:textId="77777777" w:rsidR="00DD521C" w:rsidRPr="002E5C8D" w:rsidRDefault="00DD521C" w:rsidP="00872DC3">
            <w:pPr>
              <w:rPr>
                <w:rFonts w:asciiTheme="minorEastAsia" w:hAnsiTheme="minorEastAsia" w:cs="宋体"/>
                <w:sz w:val="21"/>
                <w:szCs w:val="21"/>
              </w:rPr>
            </w:pPr>
            <w:r w:rsidRPr="002E5C8D">
              <w:rPr>
                <w:rFonts w:asciiTheme="minorEastAsia" w:hAnsiTheme="minorEastAsia" w:cs="MS Mincho"/>
                <w:color w:val="000000"/>
                <w:sz w:val="21"/>
                <w:szCs w:val="21"/>
                <w:shd w:val="clear" w:color="auto" w:fill="FFFFFF"/>
              </w:rPr>
              <w:t>搜索一个</w:t>
            </w:r>
            <w:r w:rsidRPr="002E5C8D">
              <w:rPr>
                <w:rFonts w:asciiTheme="minorEastAsia" w:hAnsiTheme="minorEastAsia" w:cs="宋体"/>
                <w:color w:val="000000"/>
                <w:sz w:val="21"/>
                <w:szCs w:val="21"/>
                <w:shd w:val="clear" w:color="auto" w:fill="FFFFFF"/>
              </w:rPr>
              <w:t>术语</w:t>
            </w:r>
            <w:r w:rsidRPr="002E5C8D">
              <w:rPr>
                <w:rFonts w:asciiTheme="minorEastAsia" w:hAnsiTheme="minorEastAsia" w:cs="MS Mincho"/>
                <w:sz w:val="21"/>
                <w:szCs w:val="21"/>
              </w:rPr>
              <w:t>，不</w:t>
            </w:r>
            <w:r w:rsidRPr="002E5C8D">
              <w:rPr>
                <w:rFonts w:asciiTheme="minorEastAsia" w:hAnsiTheme="minorEastAsia" w:hint="eastAsia"/>
                <w:sz w:val="21"/>
                <w:szCs w:val="21"/>
              </w:rPr>
              <w:t>管</w:t>
            </w:r>
            <w:r w:rsidRPr="002E5C8D">
              <w:rPr>
                <w:rFonts w:asciiTheme="minorEastAsia" w:hAnsiTheme="minorEastAsia" w:cs="宋体"/>
                <w:sz w:val="21"/>
                <w:szCs w:val="21"/>
              </w:rPr>
              <w:t>书</w:t>
            </w:r>
            <w:r w:rsidRPr="002E5C8D">
              <w:rPr>
                <w:rFonts w:asciiTheme="minorEastAsia" w:hAnsiTheme="minorEastAsia" w:hint="eastAsia"/>
                <w:sz w:val="21"/>
                <w:szCs w:val="21"/>
              </w:rPr>
              <w:t>的内部</w:t>
            </w:r>
            <w:r w:rsidRPr="002E5C8D">
              <w:rPr>
                <w:rFonts w:asciiTheme="minorEastAsia" w:hAnsiTheme="minorEastAsia" w:cs="宋体" w:hint="eastAsia"/>
                <w:sz w:val="21"/>
                <w:szCs w:val="21"/>
              </w:rPr>
              <w:t>结构是什么样的</w:t>
            </w:r>
          </w:p>
        </w:tc>
        <w:tc>
          <w:tcPr>
            <w:tcW w:w="850" w:type="dxa"/>
          </w:tcPr>
          <w:p w14:paraId="7C584930" w14:textId="77777777" w:rsidR="00DD521C" w:rsidRPr="002E5C8D" w:rsidRDefault="00DD521C" w:rsidP="00872DC3">
            <w:pPr>
              <w:rPr>
                <w:rFonts w:asciiTheme="minorEastAsia" w:hAnsiTheme="minorEastAsia"/>
                <w:sz w:val="21"/>
                <w:szCs w:val="21"/>
              </w:rPr>
            </w:pPr>
            <w:r>
              <w:rPr>
                <w:sz w:val="21"/>
                <w:szCs w:val="21"/>
              </w:rPr>
              <w:t>V</w:t>
            </w:r>
          </w:p>
        </w:tc>
        <w:tc>
          <w:tcPr>
            <w:tcW w:w="2126" w:type="dxa"/>
          </w:tcPr>
          <w:p w14:paraId="61FC9EA9" w14:textId="22FED135" w:rsidR="00DD521C" w:rsidRPr="002E5C8D" w:rsidRDefault="00DD521C" w:rsidP="006232C0">
            <w:pPr>
              <w:rPr>
                <w:rFonts w:asciiTheme="minorEastAsia" w:hAnsiTheme="minorEastAsia"/>
                <w:sz w:val="21"/>
                <w:szCs w:val="21"/>
              </w:rPr>
            </w:pPr>
            <w:r w:rsidRPr="002E5C8D">
              <w:rPr>
                <w:rFonts w:asciiTheme="minorEastAsia" w:hAnsiTheme="minorEastAsia" w:hint="eastAsia"/>
                <w:sz w:val="21"/>
                <w:szCs w:val="21"/>
              </w:rPr>
              <w:t>实现</w:t>
            </w:r>
            <w:r w:rsidR="006232C0">
              <w:rPr>
                <w:rFonts w:asciiTheme="minorEastAsia" w:hAnsiTheme="minorEastAsia" w:hint="eastAsia"/>
                <w:sz w:val="21"/>
                <w:szCs w:val="21"/>
              </w:rPr>
              <w:t>以</w:t>
            </w:r>
            <w:r w:rsidRPr="002E5C8D">
              <w:rPr>
                <w:rFonts w:asciiTheme="minorEastAsia" w:hAnsiTheme="minorEastAsia" w:hint="eastAsia"/>
                <w:sz w:val="21"/>
                <w:szCs w:val="21"/>
              </w:rPr>
              <w:t>作者、内容搜索</w:t>
            </w:r>
          </w:p>
        </w:tc>
      </w:tr>
      <w:tr w:rsidR="00DD521C" w14:paraId="20D0ADE6" w14:textId="77777777" w:rsidTr="006232C0">
        <w:tc>
          <w:tcPr>
            <w:tcW w:w="2263" w:type="dxa"/>
            <w:vMerge/>
          </w:tcPr>
          <w:p w14:paraId="78718A7F" w14:textId="77777777" w:rsidR="00DD521C" w:rsidRDefault="00DD521C" w:rsidP="00872DC3">
            <w:pPr>
              <w:rPr>
                <w:sz w:val="21"/>
                <w:szCs w:val="21"/>
              </w:rPr>
            </w:pPr>
          </w:p>
        </w:tc>
        <w:tc>
          <w:tcPr>
            <w:tcW w:w="3828" w:type="dxa"/>
          </w:tcPr>
          <w:p w14:paraId="36DB15CF" w14:textId="77777777" w:rsidR="00DD521C" w:rsidRPr="0020686A" w:rsidRDefault="00DD521C" w:rsidP="00872DC3">
            <w:pPr>
              <w:rPr>
                <w:sz w:val="21"/>
                <w:szCs w:val="21"/>
              </w:rPr>
            </w:pPr>
            <w:r>
              <w:rPr>
                <w:rFonts w:hint="eastAsia"/>
                <w:sz w:val="21"/>
                <w:szCs w:val="21"/>
              </w:rPr>
              <w:t>设置书的字体、背景色等</w:t>
            </w:r>
          </w:p>
        </w:tc>
        <w:tc>
          <w:tcPr>
            <w:tcW w:w="850" w:type="dxa"/>
          </w:tcPr>
          <w:p w14:paraId="78B99002" w14:textId="77777777" w:rsidR="00DD521C" w:rsidRPr="0020686A" w:rsidRDefault="00DD521C" w:rsidP="00872DC3">
            <w:pPr>
              <w:rPr>
                <w:sz w:val="21"/>
                <w:szCs w:val="21"/>
              </w:rPr>
            </w:pPr>
            <w:r>
              <w:rPr>
                <w:sz w:val="21"/>
                <w:szCs w:val="21"/>
              </w:rPr>
              <w:t>V</w:t>
            </w:r>
          </w:p>
        </w:tc>
        <w:tc>
          <w:tcPr>
            <w:tcW w:w="2126" w:type="dxa"/>
          </w:tcPr>
          <w:p w14:paraId="01D699A3" w14:textId="77777777" w:rsidR="00DD521C" w:rsidRDefault="00DD521C" w:rsidP="00872DC3">
            <w:pPr>
              <w:rPr>
                <w:sz w:val="21"/>
                <w:szCs w:val="21"/>
              </w:rPr>
            </w:pPr>
            <w:r>
              <w:rPr>
                <w:rFonts w:hint="eastAsia"/>
                <w:sz w:val="21"/>
                <w:szCs w:val="21"/>
              </w:rPr>
              <w:t>字体大小、行间距等</w:t>
            </w:r>
          </w:p>
        </w:tc>
      </w:tr>
      <w:tr w:rsidR="00DD521C" w14:paraId="3F531605" w14:textId="77777777" w:rsidTr="006232C0">
        <w:tc>
          <w:tcPr>
            <w:tcW w:w="2263" w:type="dxa"/>
            <w:vMerge/>
          </w:tcPr>
          <w:p w14:paraId="00AC266E" w14:textId="77777777" w:rsidR="00DD521C" w:rsidRDefault="00DD521C" w:rsidP="00872DC3">
            <w:pPr>
              <w:rPr>
                <w:sz w:val="21"/>
                <w:szCs w:val="21"/>
              </w:rPr>
            </w:pPr>
          </w:p>
        </w:tc>
        <w:tc>
          <w:tcPr>
            <w:tcW w:w="3828" w:type="dxa"/>
          </w:tcPr>
          <w:p w14:paraId="674AF438" w14:textId="77777777" w:rsidR="00DD521C" w:rsidRPr="0020686A" w:rsidRDefault="00DD521C" w:rsidP="00872DC3">
            <w:pPr>
              <w:rPr>
                <w:sz w:val="21"/>
                <w:szCs w:val="21"/>
              </w:rPr>
            </w:pPr>
            <w:r w:rsidRPr="00CB3FC6">
              <w:rPr>
                <w:rFonts w:hint="eastAsia"/>
                <w:sz w:val="21"/>
                <w:szCs w:val="21"/>
              </w:rPr>
              <w:t>页计数器，章节编号，脚注，尾注</w:t>
            </w:r>
          </w:p>
        </w:tc>
        <w:tc>
          <w:tcPr>
            <w:tcW w:w="850" w:type="dxa"/>
          </w:tcPr>
          <w:p w14:paraId="178C64BA" w14:textId="2CE59C5D" w:rsidR="00DD521C" w:rsidRPr="0020686A" w:rsidRDefault="00DD521C" w:rsidP="006232C0">
            <w:pPr>
              <w:rPr>
                <w:sz w:val="21"/>
                <w:szCs w:val="21"/>
              </w:rPr>
            </w:pPr>
            <w:r>
              <w:rPr>
                <w:sz w:val="21"/>
                <w:szCs w:val="21"/>
              </w:rPr>
              <w:t>V</w:t>
            </w:r>
          </w:p>
        </w:tc>
        <w:tc>
          <w:tcPr>
            <w:tcW w:w="2126" w:type="dxa"/>
          </w:tcPr>
          <w:p w14:paraId="0000F211" w14:textId="77777777" w:rsidR="00DD521C" w:rsidRDefault="00DD521C" w:rsidP="00872DC3">
            <w:pPr>
              <w:rPr>
                <w:sz w:val="21"/>
                <w:szCs w:val="21"/>
              </w:rPr>
            </w:pPr>
          </w:p>
        </w:tc>
      </w:tr>
      <w:tr w:rsidR="00DD521C" w14:paraId="627DA739" w14:textId="77777777" w:rsidTr="006232C0">
        <w:tc>
          <w:tcPr>
            <w:tcW w:w="2263" w:type="dxa"/>
            <w:vMerge/>
          </w:tcPr>
          <w:p w14:paraId="71809F39" w14:textId="77777777" w:rsidR="00DD521C" w:rsidRDefault="00DD521C" w:rsidP="00872DC3">
            <w:pPr>
              <w:rPr>
                <w:sz w:val="21"/>
                <w:szCs w:val="21"/>
              </w:rPr>
            </w:pPr>
          </w:p>
        </w:tc>
        <w:tc>
          <w:tcPr>
            <w:tcW w:w="3828" w:type="dxa"/>
          </w:tcPr>
          <w:p w14:paraId="6E693A6D" w14:textId="77777777" w:rsidR="00DD521C" w:rsidRPr="00CB3FC6" w:rsidRDefault="00DD521C" w:rsidP="00872DC3">
            <w:pPr>
              <w:rPr>
                <w:sz w:val="21"/>
                <w:szCs w:val="21"/>
              </w:rPr>
            </w:pPr>
            <w:r w:rsidRPr="00CB3FC6">
              <w:rPr>
                <w:rFonts w:hint="eastAsia"/>
                <w:sz w:val="21"/>
                <w:szCs w:val="21"/>
              </w:rPr>
              <w:t>辅助技术如屏幕阅读器或语音听写控制</w:t>
            </w:r>
          </w:p>
        </w:tc>
        <w:tc>
          <w:tcPr>
            <w:tcW w:w="850" w:type="dxa"/>
          </w:tcPr>
          <w:p w14:paraId="735E1230" w14:textId="77777777" w:rsidR="00DD521C" w:rsidRDefault="00DD521C" w:rsidP="00872DC3">
            <w:pPr>
              <w:rPr>
                <w:sz w:val="21"/>
                <w:szCs w:val="21"/>
              </w:rPr>
            </w:pPr>
            <w:r>
              <w:rPr>
                <w:sz w:val="21"/>
                <w:szCs w:val="21"/>
              </w:rPr>
              <w:t>X</w:t>
            </w:r>
          </w:p>
        </w:tc>
        <w:tc>
          <w:tcPr>
            <w:tcW w:w="2126" w:type="dxa"/>
          </w:tcPr>
          <w:p w14:paraId="7AEC9E31" w14:textId="7FAC680F" w:rsidR="00DD521C" w:rsidRDefault="00DD521C" w:rsidP="00872DC3">
            <w:pPr>
              <w:rPr>
                <w:sz w:val="21"/>
                <w:szCs w:val="21"/>
              </w:rPr>
            </w:pPr>
          </w:p>
        </w:tc>
      </w:tr>
      <w:tr w:rsidR="00DD521C" w14:paraId="16C27A4C" w14:textId="77777777" w:rsidTr="006232C0">
        <w:trPr>
          <w:trHeight w:val="577"/>
        </w:trPr>
        <w:tc>
          <w:tcPr>
            <w:tcW w:w="2263" w:type="dxa"/>
          </w:tcPr>
          <w:p w14:paraId="0985256E" w14:textId="1C255C45" w:rsidR="00DD521C" w:rsidRDefault="00DD521C" w:rsidP="006232C0">
            <w:pPr>
              <w:rPr>
                <w:sz w:val="21"/>
                <w:szCs w:val="21"/>
              </w:rPr>
            </w:pPr>
            <w:r>
              <w:rPr>
                <w:sz w:val="21"/>
                <w:szCs w:val="21"/>
              </w:rPr>
              <w:t xml:space="preserve">Req </w:t>
            </w:r>
            <w:r w:rsidR="006232C0">
              <w:rPr>
                <w:sz w:val="21"/>
                <w:szCs w:val="21"/>
              </w:rPr>
              <w:t>6</w:t>
            </w:r>
            <w:r w:rsidRPr="004417F4">
              <w:rPr>
                <w:sz w:val="21"/>
                <w:szCs w:val="21"/>
              </w:rPr>
              <w:t>:</w:t>
            </w:r>
            <w:r>
              <w:t xml:space="preserve"> </w:t>
            </w:r>
            <w:r>
              <w:rPr>
                <w:sz w:val="21"/>
                <w:szCs w:val="21"/>
              </w:rPr>
              <w:t xml:space="preserve">Uniquely </w:t>
            </w:r>
            <w:r w:rsidRPr="00CB3FC6">
              <w:rPr>
                <w:sz w:val="21"/>
                <w:szCs w:val="21"/>
              </w:rPr>
              <w:t>Identify</w:t>
            </w:r>
          </w:p>
        </w:tc>
        <w:tc>
          <w:tcPr>
            <w:tcW w:w="3828" w:type="dxa"/>
          </w:tcPr>
          <w:p w14:paraId="53F999C4" w14:textId="77777777" w:rsidR="00DD521C" w:rsidRPr="0020686A" w:rsidRDefault="00DD521C" w:rsidP="00872DC3">
            <w:pPr>
              <w:rPr>
                <w:sz w:val="21"/>
                <w:szCs w:val="21"/>
              </w:rPr>
            </w:pPr>
            <w:r>
              <w:rPr>
                <w:sz w:val="21"/>
                <w:szCs w:val="21"/>
              </w:rPr>
              <w:t>URL</w:t>
            </w:r>
            <w:r>
              <w:rPr>
                <w:rFonts w:hint="eastAsia"/>
                <w:sz w:val="21"/>
                <w:szCs w:val="21"/>
              </w:rPr>
              <w:t>链接到出版物</w:t>
            </w:r>
          </w:p>
        </w:tc>
        <w:tc>
          <w:tcPr>
            <w:tcW w:w="850" w:type="dxa"/>
          </w:tcPr>
          <w:p w14:paraId="1D5B648B" w14:textId="77777777" w:rsidR="00DD521C" w:rsidRPr="0020686A" w:rsidRDefault="00DD521C" w:rsidP="00872DC3">
            <w:pPr>
              <w:rPr>
                <w:sz w:val="21"/>
                <w:szCs w:val="21"/>
              </w:rPr>
            </w:pPr>
            <w:r>
              <w:rPr>
                <w:sz w:val="21"/>
                <w:szCs w:val="21"/>
              </w:rPr>
              <w:t>V</w:t>
            </w:r>
          </w:p>
        </w:tc>
        <w:tc>
          <w:tcPr>
            <w:tcW w:w="2126" w:type="dxa"/>
          </w:tcPr>
          <w:p w14:paraId="562CFBBE" w14:textId="77777777" w:rsidR="00DD521C" w:rsidRDefault="00DD521C" w:rsidP="00872DC3">
            <w:pPr>
              <w:rPr>
                <w:sz w:val="21"/>
                <w:szCs w:val="21"/>
              </w:rPr>
            </w:pPr>
            <w:r>
              <w:rPr>
                <w:rFonts w:hint="eastAsia"/>
                <w:sz w:val="21"/>
                <w:szCs w:val="21"/>
              </w:rPr>
              <w:t>支持在浏览器中阅读</w:t>
            </w:r>
          </w:p>
        </w:tc>
      </w:tr>
      <w:tr w:rsidR="00DD521C" w14:paraId="33EB1917" w14:textId="77777777" w:rsidTr="006232C0">
        <w:tc>
          <w:tcPr>
            <w:tcW w:w="2263" w:type="dxa"/>
            <w:vMerge w:val="restart"/>
          </w:tcPr>
          <w:p w14:paraId="0E62145F" w14:textId="320D49CB" w:rsidR="00DD521C" w:rsidRDefault="00DD521C" w:rsidP="006232C0">
            <w:pPr>
              <w:rPr>
                <w:sz w:val="21"/>
                <w:szCs w:val="21"/>
              </w:rPr>
            </w:pPr>
            <w:r>
              <w:rPr>
                <w:sz w:val="21"/>
                <w:szCs w:val="21"/>
              </w:rPr>
              <w:t xml:space="preserve">Req </w:t>
            </w:r>
            <w:r w:rsidR="006232C0">
              <w:rPr>
                <w:sz w:val="21"/>
                <w:szCs w:val="21"/>
              </w:rPr>
              <w:t>7</w:t>
            </w:r>
            <w:r w:rsidRPr="004417F4">
              <w:rPr>
                <w:sz w:val="21"/>
                <w:szCs w:val="21"/>
              </w:rPr>
              <w:t>:</w:t>
            </w:r>
            <w:r>
              <w:t xml:space="preserve"> </w:t>
            </w:r>
            <w:r w:rsidRPr="00E06B25">
              <w:rPr>
                <w:sz w:val="21"/>
                <w:szCs w:val="21"/>
              </w:rPr>
              <w:t>Pagination</w:t>
            </w:r>
          </w:p>
        </w:tc>
        <w:tc>
          <w:tcPr>
            <w:tcW w:w="3828" w:type="dxa"/>
          </w:tcPr>
          <w:p w14:paraId="63B42CA5" w14:textId="77777777" w:rsidR="00DD521C" w:rsidRPr="0020686A" w:rsidRDefault="00DD521C" w:rsidP="00872DC3">
            <w:pPr>
              <w:rPr>
                <w:sz w:val="21"/>
                <w:szCs w:val="21"/>
              </w:rPr>
            </w:pPr>
            <w:r>
              <w:rPr>
                <w:rFonts w:hint="eastAsia"/>
                <w:sz w:val="21"/>
                <w:szCs w:val="21"/>
              </w:rPr>
              <w:t>阅读进展显示</w:t>
            </w:r>
          </w:p>
        </w:tc>
        <w:tc>
          <w:tcPr>
            <w:tcW w:w="850" w:type="dxa"/>
          </w:tcPr>
          <w:p w14:paraId="2C819E3C" w14:textId="77777777" w:rsidR="00DD521C" w:rsidRPr="0020686A" w:rsidRDefault="00DD521C" w:rsidP="00872DC3">
            <w:pPr>
              <w:rPr>
                <w:sz w:val="21"/>
                <w:szCs w:val="21"/>
              </w:rPr>
            </w:pPr>
            <w:r>
              <w:rPr>
                <w:sz w:val="21"/>
                <w:szCs w:val="21"/>
              </w:rPr>
              <w:t>V</w:t>
            </w:r>
          </w:p>
        </w:tc>
        <w:tc>
          <w:tcPr>
            <w:tcW w:w="2126" w:type="dxa"/>
          </w:tcPr>
          <w:p w14:paraId="03A033AD" w14:textId="77777777" w:rsidR="00DD521C" w:rsidRDefault="00DD521C" w:rsidP="00872DC3">
            <w:pPr>
              <w:rPr>
                <w:sz w:val="21"/>
                <w:szCs w:val="21"/>
              </w:rPr>
            </w:pPr>
            <w:r>
              <w:rPr>
                <w:rFonts w:hint="eastAsia"/>
                <w:sz w:val="21"/>
                <w:szCs w:val="21"/>
              </w:rPr>
              <w:t>纯文本的阅读有必要</w:t>
            </w:r>
          </w:p>
        </w:tc>
      </w:tr>
      <w:tr w:rsidR="00DD521C" w14:paraId="067891E1" w14:textId="77777777" w:rsidTr="006232C0">
        <w:trPr>
          <w:trHeight w:val="256"/>
        </w:trPr>
        <w:tc>
          <w:tcPr>
            <w:tcW w:w="2263" w:type="dxa"/>
            <w:vMerge/>
          </w:tcPr>
          <w:p w14:paraId="5D2E4565" w14:textId="77777777" w:rsidR="00DD521C" w:rsidRDefault="00DD521C" w:rsidP="00872DC3">
            <w:pPr>
              <w:rPr>
                <w:sz w:val="21"/>
                <w:szCs w:val="21"/>
              </w:rPr>
            </w:pPr>
          </w:p>
        </w:tc>
        <w:tc>
          <w:tcPr>
            <w:tcW w:w="3828" w:type="dxa"/>
          </w:tcPr>
          <w:p w14:paraId="53291CD1" w14:textId="77777777" w:rsidR="00DD521C" w:rsidRDefault="00DD521C" w:rsidP="00872DC3">
            <w:pPr>
              <w:rPr>
                <w:sz w:val="21"/>
                <w:szCs w:val="21"/>
              </w:rPr>
            </w:pPr>
            <w:r>
              <w:rPr>
                <w:rFonts w:hint="eastAsia"/>
                <w:sz w:val="21"/>
                <w:szCs w:val="21"/>
              </w:rPr>
              <w:t>翻页方便</w:t>
            </w:r>
          </w:p>
        </w:tc>
        <w:tc>
          <w:tcPr>
            <w:tcW w:w="850" w:type="dxa"/>
          </w:tcPr>
          <w:p w14:paraId="10A1F65B" w14:textId="77777777" w:rsidR="00DD521C" w:rsidRPr="0020686A" w:rsidRDefault="00DD521C" w:rsidP="00872DC3">
            <w:pPr>
              <w:rPr>
                <w:sz w:val="21"/>
                <w:szCs w:val="21"/>
              </w:rPr>
            </w:pPr>
            <w:r>
              <w:rPr>
                <w:sz w:val="21"/>
                <w:szCs w:val="21"/>
              </w:rPr>
              <w:t>V</w:t>
            </w:r>
          </w:p>
        </w:tc>
        <w:tc>
          <w:tcPr>
            <w:tcW w:w="2126" w:type="dxa"/>
          </w:tcPr>
          <w:p w14:paraId="3074A8B2" w14:textId="77777777" w:rsidR="00DD521C" w:rsidRDefault="00DD521C" w:rsidP="00872DC3">
            <w:pPr>
              <w:rPr>
                <w:sz w:val="21"/>
                <w:szCs w:val="21"/>
              </w:rPr>
            </w:pPr>
          </w:p>
        </w:tc>
      </w:tr>
      <w:tr w:rsidR="00DD521C" w14:paraId="390C89CB" w14:textId="77777777" w:rsidTr="006232C0">
        <w:tc>
          <w:tcPr>
            <w:tcW w:w="2263" w:type="dxa"/>
            <w:vMerge/>
          </w:tcPr>
          <w:p w14:paraId="5A8116B7" w14:textId="77777777" w:rsidR="00DD521C" w:rsidRDefault="00DD521C" w:rsidP="00872DC3">
            <w:pPr>
              <w:rPr>
                <w:sz w:val="21"/>
                <w:szCs w:val="21"/>
              </w:rPr>
            </w:pPr>
          </w:p>
        </w:tc>
        <w:tc>
          <w:tcPr>
            <w:tcW w:w="3828" w:type="dxa"/>
          </w:tcPr>
          <w:p w14:paraId="25514A3E" w14:textId="77777777" w:rsidR="00DD521C" w:rsidRDefault="00DD521C" w:rsidP="00872DC3">
            <w:pPr>
              <w:rPr>
                <w:sz w:val="21"/>
                <w:szCs w:val="21"/>
              </w:rPr>
            </w:pPr>
            <w:r>
              <w:rPr>
                <w:rFonts w:hint="eastAsia"/>
                <w:sz w:val="21"/>
                <w:szCs w:val="21"/>
              </w:rPr>
              <w:t>翻页效果</w:t>
            </w:r>
          </w:p>
        </w:tc>
        <w:tc>
          <w:tcPr>
            <w:tcW w:w="850" w:type="dxa"/>
          </w:tcPr>
          <w:p w14:paraId="3CFC689F" w14:textId="77777777" w:rsidR="00DD521C" w:rsidRPr="0020686A" w:rsidRDefault="00DD521C" w:rsidP="00872DC3">
            <w:pPr>
              <w:rPr>
                <w:sz w:val="21"/>
                <w:szCs w:val="21"/>
              </w:rPr>
            </w:pPr>
            <w:r>
              <w:rPr>
                <w:sz w:val="21"/>
                <w:szCs w:val="21"/>
              </w:rPr>
              <w:t>V</w:t>
            </w:r>
          </w:p>
        </w:tc>
        <w:tc>
          <w:tcPr>
            <w:tcW w:w="2126" w:type="dxa"/>
          </w:tcPr>
          <w:p w14:paraId="3A466139" w14:textId="77777777" w:rsidR="00DD521C" w:rsidRDefault="00DD521C" w:rsidP="00872DC3">
            <w:pPr>
              <w:rPr>
                <w:sz w:val="21"/>
                <w:szCs w:val="21"/>
              </w:rPr>
            </w:pPr>
            <w:r>
              <w:rPr>
                <w:rFonts w:hint="eastAsia"/>
                <w:sz w:val="21"/>
                <w:szCs w:val="21"/>
              </w:rPr>
              <w:t>翻页动画</w:t>
            </w:r>
          </w:p>
        </w:tc>
      </w:tr>
      <w:tr w:rsidR="00DD521C" w14:paraId="16605DB3" w14:textId="77777777" w:rsidTr="006232C0">
        <w:tc>
          <w:tcPr>
            <w:tcW w:w="2263" w:type="dxa"/>
            <w:vMerge/>
          </w:tcPr>
          <w:p w14:paraId="310F1287" w14:textId="77777777" w:rsidR="00DD521C" w:rsidRDefault="00DD521C" w:rsidP="00872DC3">
            <w:pPr>
              <w:rPr>
                <w:sz w:val="21"/>
                <w:szCs w:val="21"/>
              </w:rPr>
            </w:pPr>
          </w:p>
        </w:tc>
        <w:tc>
          <w:tcPr>
            <w:tcW w:w="3828" w:type="dxa"/>
          </w:tcPr>
          <w:p w14:paraId="2A46A075" w14:textId="77777777" w:rsidR="00DD521C" w:rsidRDefault="00DD521C" w:rsidP="00872DC3">
            <w:pPr>
              <w:rPr>
                <w:sz w:val="21"/>
                <w:szCs w:val="21"/>
              </w:rPr>
            </w:pPr>
            <w:r>
              <w:rPr>
                <w:rFonts w:hint="eastAsia"/>
                <w:sz w:val="21"/>
                <w:szCs w:val="21"/>
              </w:rPr>
              <w:t>页码固定</w:t>
            </w:r>
          </w:p>
        </w:tc>
        <w:tc>
          <w:tcPr>
            <w:tcW w:w="850" w:type="dxa"/>
          </w:tcPr>
          <w:p w14:paraId="2AF8D606" w14:textId="77777777" w:rsidR="00DD521C" w:rsidRDefault="00DD521C" w:rsidP="00872DC3">
            <w:pPr>
              <w:rPr>
                <w:sz w:val="21"/>
                <w:szCs w:val="21"/>
              </w:rPr>
            </w:pPr>
            <w:r>
              <w:rPr>
                <w:sz w:val="21"/>
                <w:szCs w:val="21"/>
              </w:rPr>
              <w:t>V</w:t>
            </w:r>
          </w:p>
        </w:tc>
        <w:tc>
          <w:tcPr>
            <w:tcW w:w="2126" w:type="dxa"/>
          </w:tcPr>
          <w:p w14:paraId="27377A6D" w14:textId="77777777" w:rsidR="00DD521C" w:rsidRDefault="00DD521C" w:rsidP="00872DC3">
            <w:pPr>
              <w:rPr>
                <w:sz w:val="21"/>
                <w:szCs w:val="21"/>
              </w:rPr>
            </w:pPr>
          </w:p>
        </w:tc>
      </w:tr>
      <w:tr w:rsidR="00DD521C" w14:paraId="5C39EC44" w14:textId="77777777" w:rsidTr="006232C0">
        <w:tc>
          <w:tcPr>
            <w:tcW w:w="2263" w:type="dxa"/>
            <w:vMerge w:val="restart"/>
          </w:tcPr>
          <w:p w14:paraId="09F7550D" w14:textId="74FA35DD" w:rsidR="00DD521C" w:rsidRDefault="00DD521C" w:rsidP="006232C0">
            <w:pPr>
              <w:rPr>
                <w:sz w:val="21"/>
                <w:szCs w:val="21"/>
              </w:rPr>
            </w:pPr>
            <w:r>
              <w:rPr>
                <w:sz w:val="21"/>
                <w:szCs w:val="21"/>
              </w:rPr>
              <w:t xml:space="preserve">Req </w:t>
            </w:r>
            <w:r w:rsidR="006232C0">
              <w:rPr>
                <w:sz w:val="21"/>
                <w:szCs w:val="21"/>
              </w:rPr>
              <w:t>8</w:t>
            </w:r>
            <w:r w:rsidRPr="004417F4">
              <w:rPr>
                <w:sz w:val="21"/>
                <w:szCs w:val="21"/>
              </w:rPr>
              <w:t>:</w:t>
            </w:r>
            <w:r>
              <w:t xml:space="preserve"> </w:t>
            </w:r>
            <w:r w:rsidRPr="0020627D">
              <w:rPr>
                <w:sz w:val="21"/>
                <w:szCs w:val="21"/>
              </w:rPr>
              <w:t>Personalization</w:t>
            </w:r>
          </w:p>
        </w:tc>
        <w:tc>
          <w:tcPr>
            <w:tcW w:w="3828" w:type="dxa"/>
          </w:tcPr>
          <w:p w14:paraId="70868FF6" w14:textId="77777777" w:rsidR="00DD521C" w:rsidRPr="0020627D" w:rsidRDefault="00DD521C" w:rsidP="00872DC3">
            <w:pPr>
              <w:rPr>
                <w:rFonts w:asciiTheme="minorEastAsia" w:hAnsiTheme="minorEastAsia"/>
                <w:sz w:val="21"/>
                <w:szCs w:val="21"/>
              </w:rPr>
            </w:pPr>
            <w:r w:rsidRPr="0020627D">
              <w:rPr>
                <w:rFonts w:asciiTheme="minorEastAsia" w:hAnsiTheme="minorEastAsia" w:hint="eastAsia"/>
                <w:sz w:val="21"/>
                <w:szCs w:val="21"/>
              </w:rPr>
              <w:t>对内容进行个性化设置</w:t>
            </w:r>
          </w:p>
        </w:tc>
        <w:tc>
          <w:tcPr>
            <w:tcW w:w="850" w:type="dxa"/>
          </w:tcPr>
          <w:p w14:paraId="4580C033" w14:textId="77777777" w:rsidR="00DD521C" w:rsidRPr="0020686A" w:rsidRDefault="00DD521C" w:rsidP="00872DC3">
            <w:pPr>
              <w:rPr>
                <w:sz w:val="21"/>
                <w:szCs w:val="21"/>
              </w:rPr>
            </w:pPr>
            <w:r>
              <w:rPr>
                <w:sz w:val="21"/>
                <w:szCs w:val="21"/>
              </w:rPr>
              <w:t>V</w:t>
            </w:r>
          </w:p>
        </w:tc>
        <w:tc>
          <w:tcPr>
            <w:tcW w:w="2126" w:type="dxa"/>
          </w:tcPr>
          <w:p w14:paraId="775A3F43" w14:textId="77777777" w:rsidR="00DD521C" w:rsidRDefault="00DD521C" w:rsidP="00872DC3">
            <w:pPr>
              <w:rPr>
                <w:sz w:val="21"/>
                <w:szCs w:val="21"/>
              </w:rPr>
            </w:pPr>
          </w:p>
        </w:tc>
      </w:tr>
      <w:tr w:rsidR="00DD521C" w14:paraId="501EEE02" w14:textId="77777777" w:rsidTr="006232C0">
        <w:tc>
          <w:tcPr>
            <w:tcW w:w="2263" w:type="dxa"/>
            <w:vMerge/>
          </w:tcPr>
          <w:p w14:paraId="3529E184" w14:textId="77777777" w:rsidR="00DD521C" w:rsidRDefault="00DD521C" w:rsidP="00872DC3">
            <w:pPr>
              <w:rPr>
                <w:sz w:val="21"/>
                <w:szCs w:val="21"/>
              </w:rPr>
            </w:pPr>
          </w:p>
        </w:tc>
        <w:tc>
          <w:tcPr>
            <w:tcW w:w="3828" w:type="dxa"/>
          </w:tcPr>
          <w:p w14:paraId="22BD659D" w14:textId="77777777" w:rsidR="00DD521C" w:rsidRPr="0020627D" w:rsidRDefault="00DD521C" w:rsidP="00872DC3">
            <w:pPr>
              <w:rPr>
                <w:rFonts w:asciiTheme="minorEastAsia" w:hAnsiTheme="minorEastAsia"/>
                <w:sz w:val="21"/>
                <w:szCs w:val="21"/>
              </w:rPr>
            </w:pPr>
            <w:r w:rsidRPr="0020627D">
              <w:rPr>
                <w:rFonts w:asciiTheme="minorEastAsia" w:hAnsiTheme="minorEastAsia" w:hint="eastAsia"/>
                <w:sz w:val="21"/>
                <w:szCs w:val="21"/>
              </w:rPr>
              <w:t>调整背景色</w:t>
            </w:r>
          </w:p>
        </w:tc>
        <w:tc>
          <w:tcPr>
            <w:tcW w:w="850" w:type="dxa"/>
          </w:tcPr>
          <w:p w14:paraId="4EFC7D4F" w14:textId="77777777" w:rsidR="00DD521C" w:rsidRDefault="00DD521C" w:rsidP="00872DC3">
            <w:pPr>
              <w:rPr>
                <w:sz w:val="21"/>
                <w:szCs w:val="21"/>
              </w:rPr>
            </w:pPr>
            <w:r>
              <w:rPr>
                <w:sz w:val="21"/>
                <w:szCs w:val="21"/>
              </w:rPr>
              <w:t>V</w:t>
            </w:r>
          </w:p>
        </w:tc>
        <w:tc>
          <w:tcPr>
            <w:tcW w:w="2126" w:type="dxa"/>
          </w:tcPr>
          <w:p w14:paraId="47603004" w14:textId="77777777" w:rsidR="00DD521C" w:rsidRDefault="00DD521C" w:rsidP="00872DC3">
            <w:pPr>
              <w:rPr>
                <w:sz w:val="21"/>
                <w:szCs w:val="21"/>
              </w:rPr>
            </w:pPr>
          </w:p>
        </w:tc>
      </w:tr>
      <w:tr w:rsidR="00DD521C" w14:paraId="321280A9" w14:textId="77777777" w:rsidTr="006232C0">
        <w:tc>
          <w:tcPr>
            <w:tcW w:w="2263" w:type="dxa"/>
            <w:vMerge/>
          </w:tcPr>
          <w:p w14:paraId="4D9D936D" w14:textId="77777777" w:rsidR="00DD521C" w:rsidRDefault="00DD521C" w:rsidP="00872DC3">
            <w:pPr>
              <w:rPr>
                <w:sz w:val="21"/>
                <w:szCs w:val="21"/>
              </w:rPr>
            </w:pPr>
          </w:p>
        </w:tc>
        <w:tc>
          <w:tcPr>
            <w:tcW w:w="3828" w:type="dxa"/>
          </w:tcPr>
          <w:p w14:paraId="312D8820" w14:textId="77777777" w:rsidR="00DD521C" w:rsidRPr="0020627D" w:rsidRDefault="00DD521C" w:rsidP="00872DC3">
            <w:pPr>
              <w:rPr>
                <w:rFonts w:asciiTheme="minorEastAsia" w:hAnsiTheme="minorEastAsia"/>
                <w:sz w:val="21"/>
                <w:szCs w:val="21"/>
              </w:rPr>
            </w:pPr>
            <w:r w:rsidRPr="0020627D">
              <w:rPr>
                <w:rFonts w:asciiTheme="minorEastAsia" w:hAnsiTheme="minorEastAsia" w:cs="宋体"/>
                <w:color w:val="000000"/>
                <w:sz w:val="21"/>
                <w:szCs w:val="21"/>
                <w:shd w:val="clear" w:color="auto" w:fill="FFFFFF"/>
              </w:rPr>
              <w:t>计算</w:t>
            </w:r>
            <w:r w:rsidRPr="0020627D">
              <w:rPr>
                <w:rFonts w:asciiTheme="minorEastAsia" w:hAnsiTheme="minorEastAsia" w:cs="MS Mincho"/>
                <w:color w:val="000000"/>
                <w:sz w:val="21"/>
                <w:szCs w:val="21"/>
                <w:shd w:val="clear" w:color="auto" w:fill="FFFFFF"/>
              </w:rPr>
              <w:t>机</w:t>
            </w:r>
            <w:r w:rsidRPr="0020627D">
              <w:rPr>
                <w:rFonts w:asciiTheme="minorEastAsia" w:hAnsiTheme="minorEastAsia" w:hint="eastAsia"/>
                <w:sz w:val="21"/>
                <w:szCs w:val="21"/>
              </w:rPr>
              <w:t>代</w:t>
            </w:r>
            <w:r w:rsidRPr="0020627D">
              <w:rPr>
                <w:rFonts w:asciiTheme="minorEastAsia" w:hAnsiTheme="minorEastAsia" w:cs="宋体"/>
                <w:sz w:val="21"/>
                <w:szCs w:val="21"/>
              </w:rPr>
              <w:t>码显</w:t>
            </w:r>
            <w:r w:rsidRPr="0020627D">
              <w:rPr>
                <w:rFonts w:asciiTheme="minorEastAsia" w:hAnsiTheme="minorEastAsia" w:hint="eastAsia"/>
                <w:sz w:val="21"/>
                <w:szCs w:val="21"/>
              </w:rPr>
              <w:t>示</w:t>
            </w:r>
          </w:p>
        </w:tc>
        <w:tc>
          <w:tcPr>
            <w:tcW w:w="850" w:type="dxa"/>
          </w:tcPr>
          <w:p w14:paraId="41B759B2" w14:textId="77777777" w:rsidR="00DD521C" w:rsidRDefault="00DD521C" w:rsidP="00872DC3">
            <w:pPr>
              <w:rPr>
                <w:sz w:val="21"/>
                <w:szCs w:val="21"/>
              </w:rPr>
            </w:pPr>
            <w:r>
              <w:rPr>
                <w:sz w:val="21"/>
                <w:szCs w:val="21"/>
              </w:rPr>
              <w:t>V</w:t>
            </w:r>
          </w:p>
        </w:tc>
        <w:tc>
          <w:tcPr>
            <w:tcW w:w="2126" w:type="dxa"/>
          </w:tcPr>
          <w:p w14:paraId="31F8D50F" w14:textId="77777777" w:rsidR="00DD521C" w:rsidRDefault="00DD521C" w:rsidP="00872DC3">
            <w:pPr>
              <w:rPr>
                <w:sz w:val="21"/>
                <w:szCs w:val="21"/>
              </w:rPr>
            </w:pPr>
          </w:p>
        </w:tc>
      </w:tr>
      <w:tr w:rsidR="00DD521C" w14:paraId="7152E69A" w14:textId="77777777" w:rsidTr="006232C0">
        <w:tc>
          <w:tcPr>
            <w:tcW w:w="2263" w:type="dxa"/>
            <w:vMerge/>
          </w:tcPr>
          <w:p w14:paraId="0ADE8F91" w14:textId="77777777" w:rsidR="00DD521C" w:rsidRDefault="00DD521C" w:rsidP="00872DC3">
            <w:pPr>
              <w:rPr>
                <w:sz w:val="21"/>
                <w:szCs w:val="21"/>
              </w:rPr>
            </w:pPr>
          </w:p>
        </w:tc>
        <w:tc>
          <w:tcPr>
            <w:tcW w:w="3828" w:type="dxa"/>
          </w:tcPr>
          <w:p w14:paraId="17365BAF" w14:textId="77777777" w:rsidR="00DD521C" w:rsidRPr="0020627D" w:rsidRDefault="00DD521C" w:rsidP="00872DC3">
            <w:pPr>
              <w:rPr>
                <w:rFonts w:asciiTheme="minorEastAsia" w:hAnsiTheme="minorEastAsia" w:cs="宋体"/>
                <w:color w:val="000000"/>
                <w:sz w:val="21"/>
                <w:szCs w:val="21"/>
                <w:shd w:val="clear" w:color="auto" w:fill="FFFFFF"/>
              </w:rPr>
            </w:pPr>
            <w:r>
              <w:rPr>
                <w:rFonts w:asciiTheme="minorEastAsia" w:hAnsiTheme="minorEastAsia" w:cs="宋体" w:hint="eastAsia"/>
                <w:color w:val="000000"/>
                <w:sz w:val="21"/>
                <w:szCs w:val="21"/>
                <w:shd w:val="clear" w:color="auto" w:fill="FFFFFF"/>
              </w:rPr>
              <w:t>不显示无用的</w:t>
            </w:r>
            <w:r w:rsidRPr="0020627D">
              <w:rPr>
                <w:rFonts w:asciiTheme="minorEastAsia" w:hAnsiTheme="minorEastAsia" w:cs="宋体" w:hint="eastAsia"/>
                <w:color w:val="000000"/>
                <w:sz w:val="21"/>
                <w:szCs w:val="21"/>
                <w:shd w:val="clear" w:color="auto" w:fill="FFFFFF"/>
              </w:rPr>
              <w:t>音频和视频内容</w:t>
            </w:r>
          </w:p>
        </w:tc>
        <w:tc>
          <w:tcPr>
            <w:tcW w:w="850" w:type="dxa"/>
          </w:tcPr>
          <w:p w14:paraId="02456D7B" w14:textId="77777777" w:rsidR="00DD521C" w:rsidRDefault="00DD521C" w:rsidP="00872DC3">
            <w:pPr>
              <w:rPr>
                <w:sz w:val="21"/>
                <w:szCs w:val="21"/>
              </w:rPr>
            </w:pPr>
            <w:r>
              <w:rPr>
                <w:sz w:val="21"/>
                <w:szCs w:val="21"/>
              </w:rPr>
              <w:t>X</w:t>
            </w:r>
          </w:p>
        </w:tc>
        <w:tc>
          <w:tcPr>
            <w:tcW w:w="2126" w:type="dxa"/>
          </w:tcPr>
          <w:p w14:paraId="3C85BA8F" w14:textId="717B6AA3" w:rsidR="00DD521C" w:rsidRDefault="00DD521C" w:rsidP="00872DC3">
            <w:pPr>
              <w:rPr>
                <w:sz w:val="21"/>
                <w:szCs w:val="21"/>
              </w:rPr>
            </w:pPr>
          </w:p>
        </w:tc>
      </w:tr>
    </w:tbl>
    <w:p w14:paraId="1EC6DDBB" w14:textId="77777777" w:rsidR="00E73C0F" w:rsidRDefault="00E73C0F" w:rsidP="005C7067">
      <w:pPr>
        <w:ind w:firstLine="480"/>
      </w:pPr>
    </w:p>
    <w:p w14:paraId="4A92145A" w14:textId="77777777" w:rsidR="006232C0" w:rsidRDefault="006232C0" w:rsidP="005C7067">
      <w:pPr>
        <w:ind w:firstLine="480"/>
      </w:pPr>
    </w:p>
    <w:p w14:paraId="3B42036A" w14:textId="14BBADDB" w:rsidR="00DD521C" w:rsidRDefault="006232C0" w:rsidP="006232C0">
      <w:pPr>
        <w:ind w:firstLine="480"/>
        <w:jc w:val="center"/>
        <w:rPr>
          <w:rFonts w:ascii="黑体" w:hAnsi="黑体"/>
          <w:b/>
          <w:sz w:val="21"/>
          <w:szCs w:val="21"/>
        </w:rPr>
      </w:pPr>
      <w:bookmarkStart w:id="193" w:name="_Toc491896625"/>
      <w:r w:rsidRPr="006232C0">
        <w:rPr>
          <w:rFonts w:ascii="黑体" w:hAnsi="黑体" w:hint="eastAsia"/>
          <w:b/>
          <w:sz w:val="21"/>
          <w:szCs w:val="21"/>
        </w:rPr>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5</w:t>
      </w:r>
      <w:r w:rsidRPr="00035DFF">
        <w:rPr>
          <w:rFonts w:ascii="黑体" w:hAnsi="黑体"/>
          <w:b/>
          <w:sz w:val="21"/>
          <w:szCs w:val="21"/>
        </w:rPr>
        <w:fldChar w:fldCharType="end"/>
      </w:r>
      <w:r w:rsidRPr="006232C0">
        <w:rPr>
          <w:rFonts w:ascii="黑体" w:hAnsi="黑体" w:hint="eastAsia"/>
          <w:b/>
          <w:sz w:val="21"/>
          <w:szCs w:val="21"/>
        </w:rPr>
        <w:t xml:space="preserve"> </w:t>
      </w:r>
      <w:r>
        <w:rPr>
          <w:rFonts w:ascii="黑体" w:hAnsi="黑体" w:hint="eastAsia"/>
          <w:b/>
          <w:sz w:val="21"/>
          <w:szCs w:val="21"/>
        </w:rPr>
        <w:t>出版商</w:t>
      </w:r>
      <w:r>
        <w:rPr>
          <w:rFonts w:ascii="黑体" w:hAnsi="黑体"/>
          <w:b/>
          <w:sz w:val="21"/>
          <w:szCs w:val="21"/>
        </w:rPr>
        <w:t>和作者</w:t>
      </w:r>
      <w:r w:rsidRPr="006232C0">
        <w:rPr>
          <w:rFonts w:ascii="黑体" w:hAnsi="黑体" w:hint="eastAsia"/>
          <w:b/>
          <w:sz w:val="21"/>
          <w:szCs w:val="21"/>
        </w:rPr>
        <w:t>的需求</w:t>
      </w:r>
      <w:bookmarkEnd w:id="193"/>
    </w:p>
    <w:tbl>
      <w:tblPr>
        <w:tblStyle w:val="aff2"/>
        <w:tblW w:w="9067" w:type="dxa"/>
        <w:tblLook w:val="04A0" w:firstRow="1" w:lastRow="0" w:firstColumn="1" w:lastColumn="0" w:noHBand="0" w:noVBand="1"/>
      </w:tblPr>
      <w:tblGrid>
        <w:gridCol w:w="2376"/>
        <w:gridCol w:w="3573"/>
        <w:gridCol w:w="850"/>
        <w:gridCol w:w="2268"/>
      </w:tblGrid>
      <w:tr w:rsidR="006232C0" w14:paraId="6A444EA7" w14:textId="77777777" w:rsidTr="003F7709">
        <w:trPr>
          <w:trHeight w:val="577"/>
        </w:trPr>
        <w:tc>
          <w:tcPr>
            <w:tcW w:w="2376" w:type="dxa"/>
          </w:tcPr>
          <w:p w14:paraId="7EA6ECAC" w14:textId="77777777" w:rsidR="006232C0" w:rsidRPr="004417F4" w:rsidRDefault="006232C0" w:rsidP="00E16909">
            <w:pPr>
              <w:rPr>
                <w:sz w:val="21"/>
                <w:szCs w:val="21"/>
              </w:rPr>
            </w:pPr>
            <w:r w:rsidRPr="004417F4">
              <w:rPr>
                <w:sz w:val="21"/>
                <w:szCs w:val="21"/>
              </w:rPr>
              <w:t xml:space="preserve">PWP Usecase and Reqs: </w:t>
            </w:r>
          </w:p>
        </w:tc>
        <w:tc>
          <w:tcPr>
            <w:tcW w:w="3573" w:type="dxa"/>
          </w:tcPr>
          <w:p w14:paraId="64D28CE0" w14:textId="77777777" w:rsidR="006232C0" w:rsidRPr="004417F4" w:rsidRDefault="006232C0" w:rsidP="00E16909">
            <w:pPr>
              <w:jc w:val="center"/>
              <w:rPr>
                <w:sz w:val="21"/>
                <w:szCs w:val="21"/>
              </w:rPr>
            </w:pPr>
            <w:r w:rsidRPr="004417F4">
              <w:rPr>
                <w:sz w:val="21"/>
                <w:szCs w:val="21"/>
              </w:rPr>
              <w:t>Use cases</w:t>
            </w:r>
          </w:p>
        </w:tc>
        <w:tc>
          <w:tcPr>
            <w:tcW w:w="850" w:type="dxa"/>
          </w:tcPr>
          <w:p w14:paraId="7C735A18" w14:textId="77777777" w:rsidR="006232C0" w:rsidRPr="004417F4" w:rsidRDefault="006232C0"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2268" w:type="dxa"/>
          </w:tcPr>
          <w:p w14:paraId="70543A0F" w14:textId="77777777" w:rsidR="006232C0" w:rsidRPr="004417F4" w:rsidRDefault="006232C0" w:rsidP="00E16909">
            <w:pPr>
              <w:rPr>
                <w:sz w:val="21"/>
                <w:szCs w:val="21"/>
              </w:rPr>
            </w:pPr>
            <w:r>
              <w:rPr>
                <w:rFonts w:hint="eastAsia"/>
                <w:sz w:val="21"/>
                <w:szCs w:val="21"/>
              </w:rPr>
              <w:t>实现程度</w:t>
            </w:r>
          </w:p>
        </w:tc>
      </w:tr>
      <w:tr w:rsidR="00DD521C" w14:paraId="57E79944" w14:textId="77777777" w:rsidTr="003F7709">
        <w:tc>
          <w:tcPr>
            <w:tcW w:w="2376" w:type="dxa"/>
            <w:vMerge w:val="restart"/>
          </w:tcPr>
          <w:p w14:paraId="363654B9" w14:textId="7B725904" w:rsidR="00DD521C" w:rsidRDefault="003F7709" w:rsidP="00E16909">
            <w:pPr>
              <w:rPr>
                <w:sz w:val="21"/>
                <w:szCs w:val="21"/>
              </w:rPr>
            </w:pPr>
            <w:r>
              <w:rPr>
                <w:sz w:val="21"/>
                <w:szCs w:val="21"/>
              </w:rPr>
              <w:t>Req 1</w:t>
            </w:r>
            <w:r w:rsidR="00DD521C" w:rsidRPr="004417F4">
              <w:rPr>
                <w:sz w:val="21"/>
                <w:szCs w:val="21"/>
              </w:rPr>
              <w:t>:</w:t>
            </w:r>
            <w:r w:rsidR="00DD521C">
              <w:t xml:space="preserve"> </w:t>
            </w:r>
            <w:r w:rsidR="00DD521C" w:rsidRPr="004B02D6">
              <w:rPr>
                <w:sz w:val="21"/>
                <w:szCs w:val="21"/>
              </w:rPr>
              <w:t>Default Reading Order</w:t>
            </w:r>
          </w:p>
        </w:tc>
        <w:tc>
          <w:tcPr>
            <w:tcW w:w="3573" w:type="dxa"/>
          </w:tcPr>
          <w:p w14:paraId="5D5D0729" w14:textId="77777777" w:rsidR="00DD521C" w:rsidRPr="0020686A" w:rsidRDefault="00DD521C" w:rsidP="00E16909">
            <w:pPr>
              <w:rPr>
                <w:sz w:val="21"/>
                <w:szCs w:val="21"/>
              </w:rPr>
            </w:pPr>
            <w:r>
              <w:rPr>
                <w:rFonts w:hint="eastAsia"/>
                <w:sz w:val="21"/>
                <w:szCs w:val="21"/>
              </w:rPr>
              <w:t>按顺序排列每一章</w:t>
            </w:r>
          </w:p>
        </w:tc>
        <w:tc>
          <w:tcPr>
            <w:tcW w:w="850" w:type="dxa"/>
          </w:tcPr>
          <w:p w14:paraId="7993D079" w14:textId="77777777" w:rsidR="00DD521C" w:rsidRPr="0020686A" w:rsidRDefault="00DD521C" w:rsidP="00E16909">
            <w:pPr>
              <w:rPr>
                <w:sz w:val="21"/>
                <w:szCs w:val="21"/>
              </w:rPr>
            </w:pPr>
            <w:r>
              <w:rPr>
                <w:sz w:val="21"/>
                <w:szCs w:val="21"/>
              </w:rPr>
              <w:t>V</w:t>
            </w:r>
          </w:p>
        </w:tc>
        <w:tc>
          <w:tcPr>
            <w:tcW w:w="2268" w:type="dxa"/>
          </w:tcPr>
          <w:p w14:paraId="36B1A3D9" w14:textId="77777777" w:rsidR="00DD521C" w:rsidRDefault="00DD521C" w:rsidP="00E16909">
            <w:pPr>
              <w:rPr>
                <w:sz w:val="21"/>
                <w:szCs w:val="21"/>
              </w:rPr>
            </w:pPr>
          </w:p>
        </w:tc>
      </w:tr>
      <w:tr w:rsidR="00DD521C" w14:paraId="02B3AC11" w14:textId="77777777" w:rsidTr="003F7709">
        <w:tc>
          <w:tcPr>
            <w:tcW w:w="2376" w:type="dxa"/>
            <w:vMerge/>
          </w:tcPr>
          <w:p w14:paraId="6AEFB2F2" w14:textId="77777777" w:rsidR="00DD521C" w:rsidRDefault="00DD521C" w:rsidP="00E16909">
            <w:pPr>
              <w:rPr>
                <w:sz w:val="21"/>
                <w:szCs w:val="21"/>
              </w:rPr>
            </w:pPr>
          </w:p>
        </w:tc>
        <w:tc>
          <w:tcPr>
            <w:tcW w:w="3573" w:type="dxa"/>
          </w:tcPr>
          <w:p w14:paraId="08B0E7AD" w14:textId="77777777" w:rsidR="00DD521C" w:rsidRDefault="00DD521C" w:rsidP="00E16909">
            <w:pPr>
              <w:rPr>
                <w:sz w:val="21"/>
                <w:szCs w:val="21"/>
              </w:rPr>
            </w:pPr>
            <w:r>
              <w:rPr>
                <w:rFonts w:hint="eastAsia"/>
                <w:sz w:val="21"/>
                <w:szCs w:val="21"/>
              </w:rPr>
              <w:t>能指出章节是按字母排序的</w:t>
            </w:r>
          </w:p>
        </w:tc>
        <w:tc>
          <w:tcPr>
            <w:tcW w:w="850" w:type="dxa"/>
          </w:tcPr>
          <w:p w14:paraId="7B48F5B3" w14:textId="77777777" w:rsidR="00DD521C" w:rsidRDefault="00DD521C" w:rsidP="00E16909">
            <w:pPr>
              <w:rPr>
                <w:sz w:val="21"/>
                <w:szCs w:val="21"/>
              </w:rPr>
            </w:pPr>
            <w:r>
              <w:rPr>
                <w:sz w:val="21"/>
                <w:szCs w:val="21"/>
              </w:rPr>
              <w:t>X</w:t>
            </w:r>
          </w:p>
        </w:tc>
        <w:tc>
          <w:tcPr>
            <w:tcW w:w="2268" w:type="dxa"/>
          </w:tcPr>
          <w:p w14:paraId="5498BDBC" w14:textId="6250F5B6" w:rsidR="00DD521C" w:rsidRDefault="00DD521C" w:rsidP="00E16909">
            <w:pPr>
              <w:rPr>
                <w:sz w:val="21"/>
                <w:szCs w:val="21"/>
              </w:rPr>
            </w:pPr>
          </w:p>
        </w:tc>
      </w:tr>
      <w:tr w:rsidR="00DD521C" w14:paraId="0D0BFA95" w14:textId="77777777" w:rsidTr="003F7709">
        <w:tc>
          <w:tcPr>
            <w:tcW w:w="2376" w:type="dxa"/>
            <w:vMerge w:val="restart"/>
          </w:tcPr>
          <w:p w14:paraId="41DCC8B0" w14:textId="31E22505" w:rsidR="00DD521C" w:rsidRDefault="003F7709" w:rsidP="00E16909">
            <w:pPr>
              <w:rPr>
                <w:sz w:val="21"/>
                <w:szCs w:val="21"/>
              </w:rPr>
            </w:pPr>
            <w:r>
              <w:rPr>
                <w:sz w:val="21"/>
                <w:szCs w:val="21"/>
              </w:rPr>
              <w:t>Req 2</w:t>
            </w:r>
            <w:r w:rsidR="00DD521C" w:rsidRPr="004417F4">
              <w:rPr>
                <w:sz w:val="21"/>
                <w:szCs w:val="21"/>
              </w:rPr>
              <w:t>:</w:t>
            </w:r>
            <w:r w:rsidR="00DD521C">
              <w:t xml:space="preserve"> </w:t>
            </w:r>
            <w:r w:rsidR="00DD521C" w:rsidRPr="00473CDA">
              <w:rPr>
                <w:sz w:val="21"/>
                <w:szCs w:val="21"/>
              </w:rPr>
              <w:t>Random Access to Content</w:t>
            </w:r>
          </w:p>
        </w:tc>
        <w:tc>
          <w:tcPr>
            <w:tcW w:w="3573" w:type="dxa"/>
          </w:tcPr>
          <w:p w14:paraId="4E0BF0D7" w14:textId="77777777" w:rsidR="00DD521C" w:rsidRPr="0020686A" w:rsidRDefault="00DD521C" w:rsidP="00E16909">
            <w:pPr>
              <w:rPr>
                <w:sz w:val="21"/>
                <w:szCs w:val="21"/>
              </w:rPr>
            </w:pPr>
            <w:r>
              <w:rPr>
                <w:rFonts w:hint="eastAsia"/>
                <w:sz w:val="21"/>
                <w:szCs w:val="21"/>
              </w:rPr>
              <w:t>摘要</w:t>
            </w:r>
          </w:p>
        </w:tc>
        <w:tc>
          <w:tcPr>
            <w:tcW w:w="850" w:type="dxa"/>
          </w:tcPr>
          <w:p w14:paraId="520D5970" w14:textId="77777777" w:rsidR="00DD521C" w:rsidRPr="0020686A" w:rsidRDefault="00DD521C" w:rsidP="00E16909">
            <w:pPr>
              <w:rPr>
                <w:sz w:val="21"/>
                <w:szCs w:val="21"/>
              </w:rPr>
            </w:pPr>
            <w:r>
              <w:rPr>
                <w:sz w:val="21"/>
                <w:szCs w:val="21"/>
              </w:rPr>
              <w:t>V</w:t>
            </w:r>
          </w:p>
        </w:tc>
        <w:tc>
          <w:tcPr>
            <w:tcW w:w="2268" w:type="dxa"/>
          </w:tcPr>
          <w:p w14:paraId="652D11AD" w14:textId="77777777" w:rsidR="00DD521C" w:rsidRDefault="00DD521C" w:rsidP="00E16909">
            <w:pPr>
              <w:rPr>
                <w:sz w:val="21"/>
                <w:szCs w:val="21"/>
              </w:rPr>
            </w:pPr>
          </w:p>
        </w:tc>
      </w:tr>
      <w:tr w:rsidR="00DD521C" w14:paraId="1DC09FC5" w14:textId="77777777" w:rsidTr="003F7709">
        <w:tc>
          <w:tcPr>
            <w:tcW w:w="2376" w:type="dxa"/>
            <w:vMerge/>
          </w:tcPr>
          <w:p w14:paraId="1F98ECB7" w14:textId="77777777" w:rsidR="00DD521C" w:rsidRDefault="00DD521C" w:rsidP="00E16909">
            <w:pPr>
              <w:rPr>
                <w:sz w:val="21"/>
                <w:szCs w:val="21"/>
              </w:rPr>
            </w:pPr>
          </w:p>
        </w:tc>
        <w:tc>
          <w:tcPr>
            <w:tcW w:w="3573" w:type="dxa"/>
          </w:tcPr>
          <w:p w14:paraId="48BDE001" w14:textId="77777777" w:rsidR="00DD521C" w:rsidRDefault="00DD521C" w:rsidP="00E16909">
            <w:pPr>
              <w:rPr>
                <w:sz w:val="21"/>
                <w:szCs w:val="21"/>
              </w:rPr>
            </w:pPr>
            <w:r>
              <w:rPr>
                <w:rFonts w:hint="eastAsia"/>
                <w:sz w:val="21"/>
                <w:szCs w:val="21"/>
              </w:rPr>
              <w:t>个性化定制，不同的读者，显示的内容不一样</w:t>
            </w:r>
          </w:p>
        </w:tc>
        <w:tc>
          <w:tcPr>
            <w:tcW w:w="850" w:type="dxa"/>
          </w:tcPr>
          <w:p w14:paraId="45EF7755" w14:textId="77777777" w:rsidR="00DD521C" w:rsidRDefault="00DD521C" w:rsidP="00E16909">
            <w:pPr>
              <w:rPr>
                <w:sz w:val="21"/>
                <w:szCs w:val="21"/>
              </w:rPr>
            </w:pPr>
            <w:r>
              <w:rPr>
                <w:sz w:val="21"/>
                <w:szCs w:val="21"/>
              </w:rPr>
              <w:t>X</w:t>
            </w:r>
          </w:p>
        </w:tc>
        <w:tc>
          <w:tcPr>
            <w:tcW w:w="2268" w:type="dxa"/>
          </w:tcPr>
          <w:p w14:paraId="0EC1DA57" w14:textId="77777777" w:rsidR="00DD521C" w:rsidRDefault="00DD521C" w:rsidP="00E16909">
            <w:pPr>
              <w:rPr>
                <w:sz w:val="21"/>
                <w:szCs w:val="21"/>
              </w:rPr>
            </w:pPr>
            <w:r>
              <w:rPr>
                <w:rFonts w:hint="eastAsia"/>
                <w:sz w:val="21"/>
                <w:szCs w:val="21"/>
              </w:rPr>
              <w:t>用户选择阅读模式。</w:t>
            </w:r>
          </w:p>
          <w:p w14:paraId="3DE1E2A5" w14:textId="77777777" w:rsidR="00DD521C" w:rsidRDefault="00DD521C" w:rsidP="00E16909">
            <w:pPr>
              <w:rPr>
                <w:sz w:val="21"/>
                <w:szCs w:val="21"/>
              </w:rPr>
            </w:pPr>
            <w:r>
              <w:rPr>
                <w:rFonts w:hint="eastAsia"/>
                <w:sz w:val="21"/>
                <w:szCs w:val="21"/>
              </w:rPr>
              <w:lastRenderedPageBreak/>
              <w:t>待定，有足够的时间就实现。</w:t>
            </w:r>
          </w:p>
        </w:tc>
      </w:tr>
      <w:tr w:rsidR="00DD521C" w14:paraId="2007207B" w14:textId="77777777" w:rsidTr="003F7709">
        <w:tc>
          <w:tcPr>
            <w:tcW w:w="2376" w:type="dxa"/>
            <w:vMerge/>
          </w:tcPr>
          <w:p w14:paraId="01BE1B84" w14:textId="77777777" w:rsidR="00DD521C" w:rsidRDefault="00DD521C" w:rsidP="00E16909">
            <w:pPr>
              <w:rPr>
                <w:sz w:val="21"/>
                <w:szCs w:val="21"/>
              </w:rPr>
            </w:pPr>
          </w:p>
        </w:tc>
        <w:tc>
          <w:tcPr>
            <w:tcW w:w="3573" w:type="dxa"/>
          </w:tcPr>
          <w:p w14:paraId="75324D59" w14:textId="77777777" w:rsidR="00DD521C" w:rsidRDefault="00DD521C" w:rsidP="00E16909">
            <w:pPr>
              <w:rPr>
                <w:sz w:val="21"/>
                <w:szCs w:val="21"/>
              </w:rPr>
            </w:pPr>
            <w:r>
              <w:rPr>
                <w:rFonts w:hint="eastAsia"/>
                <w:sz w:val="21"/>
                <w:szCs w:val="21"/>
              </w:rPr>
              <w:t>查出所有的图像</w:t>
            </w:r>
          </w:p>
        </w:tc>
        <w:tc>
          <w:tcPr>
            <w:tcW w:w="850" w:type="dxa"/>
          </w:tcPr>
          <w:p w14:paraId="76106BFA" w14:textId="77777777" w:rsidR="00DD521C" w:rsidRDefault="00DD521C" w:rsidP="00E16909">
            <w:pPr>
              <w:rPr>
                <w:sz w:val="21"/>
                <w:szCs w:val="21"/>
              </w:rPr>
            </w:pPr>
            <w:r>
              <w:rPr>
                <w:sz w:val="21"/>
                <w:szCs w:val="21"/>
              </w:rPr>
              <w:t>X</w:t>
            </w:r>
          </w:p>
        </w:tc>
        <w:tc>
          <w:tcPr>
            <w:tcW w:w="2268" w:type="dxa"/>
          </w:tcPr>
          <w:p w14:paraId="6F0B4FF3" w14:textId="77777777" w:rsidR="00DD521C" w:rsidRDefault="00DD521C" w:rsidP="00E16909">
            <w:pPr>
              <w:rPr>
                <w:sz w:val="21"/>
                <w:szCs w:val="21"/>
              </w:rPr>
            </w:pPr>
          </w:p>
        </w:tc>
      </w:tr>
      <w:tr w:rsidR="00DD521C" w14:paraId="6D042257" w14:textId="77777777" w:rsidTr="003F7709">
        <w:tc>
          <w:tcPr>
            <w:tcW w:w="2376" w:type="dxa"/>
            <w:vMerge w:val="restart"/>
          </w:tcPr>
          <w:p w14:paraId="4C75C442" w14:textId="2D6AAF30" w:rsidR="00DD521C" w:rsidRDefault="00DD521C" w:rsidP="003F7709">
            <w:pPr>
              <w:rPr>
                <w:sz w:val="21"/>
                <w:szCs w:val="21"/>
              </w:rPr>
            </w:pPr>
            <w:r>
              <w:rPr>
                <w:sz w:val="21"/>
                <w:szCs w:val="21"/>
              </w:rPr>
              <w:t xml:space="preserve">Req </w:t>
            </w:r>
            <w:r w:rsidR="003F7709">
              <w:rPr>
                <w:sz w:val="21"/>
                <w:szCs w:val="21"/>
              </w:rPr>
              <w:t>3</w:t>
            </w:r>
            <w:r w:rsidRPr="004417F4">
              <w:rPr>
                <w:sz w:val="21"/>
                <w:szCs w:val="21"/>
              </w:rPr>
              <w:t>:</w:t>
            </w:r>
            <w:r>
              <w:t xml:space="preserve"> </w:t>
            </w:r>
            <w:r w:rsidRPr="00473CDA">
              <w:rPr>
                <w:sz w:val="21"/>
                <w:szCs w:val="21"/>
              </w:rPr>
              <w:t>Information on Constituent Resources</w:t>
            </w:r>
          </w:p>
        </w:tc>
        <w:tc>
          <w:tcPr>
            <w:tcW w:w="3573" w:type="dxa"/>
          </w:tcPr>
          <w:p w14:paraId="5CF6ECF2" w14:textId="77777777" w:rsidR="00DD521C" w:rsidRPr="0020686A" w:rsidRDefault="00DD521C" w:rsidP="00E16909">
            <w:pPr>
              <w:rPr>
                <w:sz w:val="21"/>
                <w:szCs w:val="21"/>
              </w:rPr>
            </w:pPr>
            <w:r>
              <w:rPr>
                <w:rFonts w:hint="eastAsia"/>
                <w:sz w:val="21"/>
                <w:szCs w:val="21"/>
              </w:rPr>
              <w:t>离线、低存储情况下，正常阅读</w:t>
            </w:r>
          </w:p>
        </w:tc>
        <w:tc>
          <w:tcPr>
            <w:tcW w:w="850" w:type="dxa"/>
          </w:tcPr>
          <w:p w14:paraId="244DD415" w14:textId="77777777" w:rsidR="00DD521C" w:rsidRPr="0020686A" w:rsidRDefault="00DD521C" w:rsidP="00E16909">
            <w:pPr>
              <w:rPr>
                <w:sz w:val="21"/>
                <w:szCs w:val="21"/>
              </w:rPr>
            </w:pPr>
            <w:r>
              <w:rPr>
                <w:sz w:val="21"/>
                <w:szCs w:val="21"/>
              </w:rPr>
              <w:t>V</w:t>
            </w:r>
          </w:p>
        </w:tc>
        <w:tc>
          <w:tcPr>
            <w:tcW w:w="2268" w:type="dxa"/>
          </w:tcPr>
          <w:p w14:paraId="58CDDF80" w14:textId="77777777" w:rsidR="00DD521C" w:rsidRDefault="00DD521C" w:rsidP="00E16909">
            <w:pPr>
              <w:rPr>
                <w:sz w:val="21"/>
                <w:szCs w:val="21"/>
              </w:rPr>
            </w:pPr>
            <w:r>
              <w:rPr>
                <w:rFonts w:hint="eastAsia"/>
                <w:sz w:val="21"/>
                <w:szCs w:val="21"/>
              </w:rPr>
              <w:t>设置缓存数量</w:t>
            </w:r>
          </w:p>
        </w:tc>
      </w:tr>
      <w:tr w:rsidR="00DD521C" w14:paraId="732525FD" w14:textId="77777777" w:rsidTr="003F7709">
        <w:tc>
          <w:tcPr>
            <w:tcW w:w="2376" w:type="dxa"/>
            <w:vMerge/>
          </w:tcPr>
          <w:p w14:paraId="52A65293" w14:textId="77777777" w:rsidR="00DD521C" w:rsidRDefault="00DD521C" w:rsidP="00E16909">
            <w:pPr>
              <w:rPr>
                <w:sz w:val="21"/>
                <w:szCs w:val="21"/>
              </w:rPr>
            </w:pPr>
          </w:p>
        </w:tc>
        <w:tc>
          <w:tcPr>
            <w:tcW w:w="3573" w:type="dxa"/>
          </w:tcPr>
          <w:p w14:paraId="51BAABB1" w14:textId="77777777" w:rsidR="00DD521C" w:rsidRDefault="00DD521C" w:rsidP="00E16909">
            <w:pPr>
              <w:rPr>
                <w:sz w:val="21"/>
                <w:szCs w:val="21"/>
              </w:rPr>
            </w:pPr>
            <w:r>
              <w:rPr>
                <w:rFonts w:hint="eastAsia"/>
                <w:sz w:val="21"/>
                <w:szCs w:val="21"/>
              </w:rPr>
              <w:t>字体支持，数学公式</w:t>
            </w:r>
          </w:p>
        </w:tc>
        <w:tc>
          <w:tcPr>
            <w:tcW w:w="850" w:type="dxa"/>
          </w:tcPr>
          <w:p w14:paraId="60BA41E5" w14:textId="77777777" w:rsidR="00DD521C" w:rsidRDefault="00DD521C" w:rsidP="00E16909">
            <w:pPr>
              <w:rPr>
                <w:sz w:val="21"/>
                <w:szCs w:val="21"/>
              </w:rPr>
            </w:pPr>
            <w:r>
              <w:rPr>
                <w:sz w:val="21"/>
                <w:szCs w:val="21"/>
              </w:rPr>
              <w:t>X</w:t>
            </w:r>
          </w:p>
        </w:tc>
        <w:tc>
          <w:tcPr>
            <w:tcW w:w="2268" w:type="dxa"/>
          </w:tcPr>
          <w:p w14:paraId="647EE507" w14:textId="77777777" w:rsidR="00DD521C" w:rsidRDefault="00DD521C" w:rsidP="00E16909">
            <w:pPr>
              <w:rPr>
                <w:sz w:val="21"/>
                <w:szCs w:val="21"/>
              </w:rPr>
            </w:pPr>
          </w:p>
        </w:tc>
      </w:tr>
      <w:tr w:rsidR="00DD521C" w14:paraId="0460C046" w14:textId="77777777" w:rsidTr="003F7709">
        <w:tc>
          <w:tcPr>
            <w:tcW w:w="2376" w:type="dxa"/>
            <w:vMerge/>
          </w:tcPr>
          <w:p w14:paraId="732F630D" w14:textId="77777777" w:rsidR="00DD521C" w:rsidRDefault="00DD521C" w:rsidP="00E16909">
            <w:pPr>
              <w:rPr>
                <w:sz w:val="21"/>
                <w:szCs w:val="21"/>
              </w:rPr>
            </w:pPr>
          </w:p>
        </w:tc>
        <w:tc>
          <w:tcPr>
            <w:tcW w:w="3573" w:type="dxa"/>
          </w:tcPr>
          <w:p w14:paraId="7BF7EB92" w14:textId="77777777" w:rsidR="00DD521C" w:rsidRDefault="00DD521C" w:rsidP="00E16909">
            <w:pPr>
              <w:rPr>
                <w:sz w:val="21"/>
                <w:szCs w:val="21"/>
              </w:rPr>
            </w:pPr>
            <w:r>
              <w:rPr>
                <w:rFonts w:hint="eastAsia"/>
                <w:sz w:val="21"/>
                <w:szCs w:val="21"/>
              </w:rPr>
              <w:t>不重要的数据、部分内容可以不用离线缓存</w:t>
            </w:r>
          </w:p>
        </w:tc>
        <w:tc>
          <w:tcPr>
            <w:tcW w:w="850" w:type="dxa"/>
          </w:tcPr>
          <w:p w14:paraId="56122A7F" w14:textId="77777777" w:rsidR="00DD521C" w:rsidRDefault="00DD521C" w:rsidP="00E16909">
            <w:pPr>
              <w:rPr>
                <w:sz w:val="21"/>
                <w:szCs w:val="21"/>
              </w:rPr>
            </w:pPr>
            <w:r>
              <w:rPr>
                <w:sz w:val="21"/>
                <w:szCs w:val="21"/>
              </w:rPr>
              <w:t>X</w:t>
            </w:r>
          </w:p>
        </w:tc>
        <w:tc>
          <w:tcPr>
            <w:tcW w:w="2268" w:type="dxa"/>
          </w:tcPr>
          <w:p w14:paraId="11F52388" w14:textId="77777777" w:rsidR="00DD521C" w:rsidRDefault="00DD521C" w:rsidP="00E16909">
            <w:pPr>
              <w:rPr>
                <w:sz w:val="21"/>
                <w:szCs w:val="21"/>
              </w:rPr>
            </w:pPr>
          </w:p>
        </w:tc>
      </w:tr>
      <w:tr w:rsidR="00DD521C" w14:paraId="2C0EA344" w14:textId="77777777" w:rsidTr="003F7709">
        <w:tc>
          <w:tcPr>
            <w:tcW w:w="2376" w:type="dxa"/>
            <w:vMerge/>
          </w:tcPr>
          <w:p w14:paraId="0EBCE2D2" w14:textId="77777777" w:rsidR="00DD521C" w:rsidRDefault="00DD521C" w:rsidP="00E16909">
            <w:pPr>
              <w:rPr>
                <w:sz w:val="21"/>
                <w:szCs w:val="21"/>
              </w:rPr>
            </w:pPr>
          </w:p>
        </w:tc>
        <w:tc>
          <w:tcPr>
            <w:tcW w:w="3573" w:type="dxa"/>
          </w:tcPr>
          <w:p w14:paraId="7F565E43" w14:textId="77777777" w:rsidR="00DD521C" w:rsidRDefault="00DD521C" w:rsidP="00E16909">
            <w:pPr>
              <w:rPr>
                <w:sz w:val="21"/>
                <w:szCs w:val="21"/>
              </w:rPr>
            </w:pPr>
            <w:r>
              <w:rPr>
                <w:rFonts w:hint="eastAsia"/>
                <w:sz w:val="21"/>
                <w:szCs w:val="21"/>
              </w:rPr>
              <w:t>提示数据更新</w:t>
            </w:r>
          </w:p>
        </w:tc>
        <w:tc>
          <w:tcPr>
            <w:tcW w:w="850" w:type="dxa"/>
          </w:tcPr>
          <w:p w14:paraId="3F404A16" w14:textId="77777777" w:rsidR="00DD521C" w:rsidRDefault="00DD521C" w:rsidP="00E16909">
            <w:pPr>
              <w:rPr>
                <w:sz w:val="21"/>
                <w:szCs w:val="21"/>
              </w:rPr>
            </w:pPr>
            <w:r>
              <w:rPr>
                <w:sz w:val="21"/>
                <w:szCs w:val="21"/>
              </w:rPr>
              <w:t>X</w:t>
            </w:r>
          </w:p>
        </w:tc>
        <w:tc>
          <w:tcPr>
            <w:tcW w:w="2268" w:type="dxa"/>
          </w:tcPr>
          <w:p w14:paraId="20670A9B" w14:textId="77777777" w:rsidR="00DD521C" w:rsidRDefault="00DD521C" w:rsidP="00E16909">
            <w:pPr>
              <w:rPr>
                <w:sz w:val="21"/>
                <w:szCs w:val="21"/>
              </w:rPr>
            </w:pPr>
            <w:r>
              <w:rPr>
                <w:rFonts w:hint="eastAsia"/>
                <w:sz w:val="21"/>
                <w:szCs w:val="21"/>
              </w:rPr>
              <w:t>需要提示的可以设置提醒。</w:t>
            </w:r>
          </w:p>
        </w:tc>
      </w:tr>
      <w:tr w:rsidR="00DD521C" w14:paraId="2E928B09" w14:textId="77777777" w:rsidTr="003F7709">
        <w:trPr>
          <w:trHeight w:val="284"/>
        </w:trPr>
        <w:tc>
          <w:tcPr>
            <w:tcW w:w="2376" w:type="dxa"/>
          </w:tcPr>
          <w:p w14:paraId="489A4211" w14:textId="68149A2B" w:rsidR="00DD521C" w:rsidRDefault="00DD521C" w:rsidP="003F7709">
            <w:pPr>
              <w:rPr>
                <w:sz w:val="21"/>
                <w:szCs w:val="21"/>
              </w:rPr>
            </w:pPr>
            <w:r>
              <w:rPr>
                <w:sz w:val="21"/>
                <w:szCs w:val="21"/>
              </w:rPr>
              <w:t xml:space="preserve">Req </w:t>
            </w:r>
            <w:r w:rsidR="003F7709">
              <w:rPr>
                <w:sz w:val="21"/>
                <w:szCs w:val="21"/>
              </w:rPr>
              <w:t>4</w:t>
            </w:r>
            <w:r w:rsidRPr="004417F4">
              <w:rPr>
                <w:sz w:val="21"/>
                <w:szCs w:val="21"/>
              </w:rPr>
              <w:t>:</w:t>
            </w:r>
            <w:r>
              <w:t xml:space="preserve"> </w:t>
            </w:r>
            <w:r w:rsidRPr="00F65346">
              <w:rPr>
                <w:sz w:val="21"/>
                <w:szCs w:val="21"/>
              </w:rPr>
              <w:t>Access Control and Write Protections</w:t>
            </w:r>
          </w:p>
        </w:tc>
        <w:tc>
          <w:tcPr>
            <w:tcW w:w="3573" w:type="dxa"/>
          </w:tcPr>
          <w:p w14:paraId="60E56243" w14:textId="77777777" w:rsidR="00DD521C" w:rsidRPr="0020686A" w:rsidRDefault="00DD521C" w:rsidP="00E16909">
            <w:pPr>
              <w:rPr>
                <w:sz w:val="21"/>
                <w:szCs w:val="21"/>
              </w:rPr>
            </w:pPr>
            <w:r>
              <w:rPr>
                <w:rFonts w:hint="eastAsia"/>
                <w:sz w:val="21"/>
                <w:szCs w:val="21"/>
              </w:rPr>
              <w:t>论文，相关资料控制访问。</w:t>
            </w:r>
          </w:p>
        </w:tc>
        <w:tc>
          <w:tcPr>
            <w:tcW w:w="850" w:type="dxa"/>
          </w:tcPr>
          <w:p w14:paraId="650C4CBB" w14:textId="77777777" w:rsidR="00DD521C" w:rsidRPr="0020686A" w:rsidRDefault="00DD521C" w:rsidP="00E16909">
            <w:pPr>
              <w:rPr>
                <w:sz w:val="21"/>
                <w:szCs w:val="21"/>
              </w:rPr>
            </w:pPr>
            <w:r>
              <w:rPr>
                <w:sz w:val="21"/>
                <w:szCs w:val="21"/>
              </w:rPr>
              <w:t>X</w:t>
            </w:r>
          </w:p>
        </w:tc>
        <w:tc>
          <w:tcPr>
            <w:tcW w:w="2268" w:type="dxa"/>
          </w:tcPr>
          <w:p w14:paraId="23E8A1C3" w14:textId="77777777" w:rsidR="00DD521C" w:rsidRDefault="00DD521C" w:rsidP="00E16909">
            <w:pPr>
              <w:rPr>
                <w:sz w:val="21"/>
                <w:szCs w:val="21"/>
              </w:rPr>
            </w:pPr>
          </w:p>
        </w:tc>
      </w:tr>
      <w:tr w:rsidR="00DD521C" w14:paraId="27CCBA72" w14:textId="77777777" w:rsidTr="003F7709">
        <w:tc>
          <w:tcPr>
            <w:tcW w:w="2376" w:type="dxa"/>
          </w:tcPr>
          <w:p w14:paraId="46EC9FE7" w14:textId="2762ED04" w:rsidR="00DD521C" w:rsidRDefault="00DD521C" w:rsidP="003F7709">
            <w:pPr>
              <w:rPr>
                <w:sz w:val="21"/>
                <w:szCs w:val="21"/>
              </w:rPr>
            </w:pPr>
            <w:r>
              <w:rPr>
                <w:sz w:val="21"/>
                <w:szCs w:val="21"/>
              </w:rPr>
              <w:t xml:space="preserve">Req </w:t>
            </w:r>
            <w:r w:rsidR="003F7709">
              <w:rPr>
                <w:sz w:val="21"/>
                <w:szCs w:val="21"/>
              </w:rPr>
              <w:t>5</w:t>
            </w:r>
            <w:r w:rsidRPr="004417F4">
              <w:rPr>
                <w:sz w:val="21"/>
                <w:szCs w:val="21"/>
              </w:rPr>
              <w:t>:</w:t>
            </w:r>
            <w:r>
              <w:t xml:space="preserve"> </w:t>
            </w:r>
            <w:r w:rsidRPr="00E6408C">
              <w:rPr>
                <w:sz w:val="21"/>
                <w:szCs w:val="21"/>
              </w:rPr>
              <w:t>Metadata and Resources</w:t>
            </w:r>
          </w:p>
        </w:tc>
        <w:tc>
          <w:tcPr>
            <w:tcW w:w="3573" w:type="dxa"/>
          </w:tcPr>
          <w:p w14:paraId="7EBF2D44" w14:textId="77777777" w:rsidR="00DD521C" w:rsidRPr="0020686A" w:rsidRDefault="00DD521C" w:rsidP="00E16909">
            <w:pPr>
              <w:rPr>
                <w:sz w:val="21"/>
                <w:szCs w:val="21"/>
              </w:rPr>
            </w:pPr>
            <w:r w:rsidRPr="00E6408C">
              <w:rPr>
                <w:rFonts w:hint="eastAsia"/>
                <w:sz w:val="21"/>
                <w:szCs w:val="21"/>
              </w:rPr>
              <w:t>Web出版物中的一些附加信息</w:t>
            </w:r>
          </w:p>
        </w:tc>
        <w:tc>
          <w:tcPr>
            <w:tcW w:w="850" w:type="dxa"/>
          </w:tcPr>
          <w:p w14:paraId="1F967507" w14:textId="77777777" w:rsidR="00DD521C" w:rsidRPr="0020686A" w:rsidRDefault="00DD521C" w:rsidP="00E16909">
            <w:pPr>
              <w:rPr>
                <w:sz w:val="21"/>
                <w:szCs w:val="21"/>
              </w:rPr>
            </w:pPr>
            <w:r>
              <w:rPr>
                <w:sz w:val="21"/>
                <w:szCs w:val="21"/>
              </w:rPr>
              <w:t>V</w:t>
            </w:r>
          </w:p>
        </w:tc>
        <w:tc>
          <w:tcPr>
            <w:tcW w:w="2268" w:type="dxa"/>
          </w:tcPr>
          <w:p w14:paraId="6A144CA1" w14:textId="1A8458D7" w:rsidR="00DD521C" w:rsidRDefault="003F7709" w:rsidP="00E16909">
            <w:pPr>
              <w:rPr>
                <w:sz w:val="21"/>
                <w:szCs w:val="21"/>
              </w:rPr>
            </w:pPr>
            <w:r>
              <w:rPr>
                <w:rFonts w:hint="eastAsia"/>
                <w:sz w:val="21"/>
                <w:szCs w:val="21"/>
              </w:rPr>
              <w:t>作者</w:t>
            </w:r>
            <w:r>
              <w:rPr>
                <w:sz w:val="21"/>
                <w:szCs w:val="21"/>
              </w:rPr>
              <w:t>、摘要</w:t>
            </w:r>
          </w:p>
        </w:tc>
      </w:tr>
    </w:tbl>
    <w:p w14:paraId="27D031A0" w14:textId="77777777" w:rsidR="006232C0" w:rsidRDefault="006232C0" w:rsidP="003F7709"/>
    <w:p w14:paraId="3AC163C5" w14:textId="24389EA7" w:rsidR="00DD521C" w:rsidRDefault="006232C0" w:rsidP="006232C0">
      <w:pPr>
        <w:ind w:firstLine="480"/>
        <w:jc w:val="center"/>
        <w:rPr>
          <w:rFonts w:ascii="黑体" w:hAnsi="黑体"/>
          <w:b/>
          <w:sz w:val="21"/>
          <w:szCs w:val="21"/>
        </w:rPr>
      </w:pPr>
      <w:bookmarkStart w:id="194" w:name="_Toc491896626"/>
      <w:r w:rsidRPr="006232C0">
        <w:rPr>
          <w:rFonts w:ascii="黑体" w:hAnsi="黑体" w:hint="eastAsia"/>
          <w:b/>
          <w:sz w:val="21"/>
          <w:szCs w:val="21"/>
        </w:rPr>
        <w:t>表</w:t>
      </w:r>
      <w:r w:rsidRPr="006232C0">
        <w:rPr>
          <w:rFonts w:ascii="黑体" w:hAnsi="黑体" w:hint="eastAsia"/>
          <w:b/>
          <w:sz w:val="21"/>
          <w:szCs w:val="21"/>
        </w:rPr>
        <w:t xml:space="preserve"> </w:t>
      </w:r>
      <w:r w:rsidRPr="00035DFF">
        <w:rPr>
          <w:rFonts w:ascii="黑体" w:hAnsi="黑体"/>
          <w:b/>
          <w:sz w:val="21"/>
          <w:szCs w:val="21"/>
        </w:rPr>
        <w:fldChar w:fldCharType="begin"/>
      </w:r>
      <w:r w:rsidRPr="00035DFF">
        <w:rPr>
          <w:rFonts w:ascii="黑体" w:hAnsi="黑体"/>
          <w:b/>
          <w:sz w:val="21"/>
          <w:szCs w:val="21"/>
        </w:rPr>
        <w:instrText xml:space="preserve"> </w:instrText>
      </w:r>
      <w:r w:rsidRPr="00035DFF">
        <w:rPr>
          <w:rFonts w:ascii="黑体" w:hAnsi="黑体" w:hint="eastAsia"/>
          <w:b/>
          <w:sz w:val="21"/>
          <w:szCs w:val="21"/>
        </w:rPr>
        <w:instrText xml:space="preserve">SEQ </w:instrText>
      </w:r>
      <w:r w:rsidRPr="00035DFF">
        <w:rPr>
          <w:rFonts w:ascii="黑体" w:hAnsi="黑体" w:hint="eastAsia"/>
          <w:b/>
          <w:sz w:val="21"/>
          <w:szCs w:val="21"/>
        </w:rPr>
        <w:instrText>表</w:instrText>
      </w:r>
      <w:r w:rsidRPr="00035DFF">
        <w:rPr>
          <w:rFonts w:ascii="黑体" w:hAnsi="黑体" w:hint="eastAsia"/>
          <w:b/>
          <w:sz w:val="21"/>
          <w:szCs w:val="21"/>
        </w:rPr>
        <w:instrText xml:space="preserve"> \* ARABIC</w:instrText>
      </w:r>
      <w:r w:rsidRPr="00035DFF">
        <w:rPr>
          <w:rFonts w:ascii="黑体" w:hAnsi="黑体"/>
          <w:b/>
          <w:sz w:val="21"/>
          <w:szCs w:val="21"/>
        </w:rPr>
        <w:instrText xml:space="preserve"> </w:instrText>
      </w:r>
      <w:r w:rsidRPr="00035DFF">
        <w:rPr>
          <w:rFonts w:ascii="黑体" w:hAnsi="黑体"/>
          <w:b/>
          <w:sz w:val="21"/>
          <w:szCs w:val="21"/>
        </w:rPr>
        <w:fldChar w:fldCharType="separate"/>
      </w:r>
      <w:r>
        <w:rPr>
          <w:rFonts w:ascii="黑体" w:hAnsi="黑体"/>
          <w:b/>
          <w:noProof/>
          <w:sz w:val="21"/>
          <w:szCs w:val="21"/>
        </w:rPr>
        <w:t>6</w:t>
      </w:r>
      <w:r w:rsidRPr="00035DFF">
        <w:rPr>
          <w:rFonts w:ascii="黑体" w:hAnsi="黑体"/>
          <w:b/>
          <w:sz w:val="21"/>
          <w:szCs w:val="21"/>
        </w:rPr>
        <w:fldChar w:fldCharType="end"/>
      </w:r>
      <w:r w:rsidRPr="006232C0">
        <w:rPr>
          <w:rFonts w:ascii="黑体" w:hAnsi="黑体" w:hint="eastAsia"/>
          <w:b/>
          <w:sz w:val="21"/>
          <w:szCs w:val="21"/>
        </w:rPr>
        <w:t xml:space="preserve"> </w:t>
      </w:r>
      <w:r w:rsidRPr="006232C0">
        <w:rPr>
          <w:rFonts w:ascii="黑体" w:hAnsi="黑体" w:hint="eastAsia"/>
          <w:b/>
          <w:sz w:val="21"/>
          <w:szCs w:val="21"/>
        </w:rPr>
        <w:t>打包的</w:t>
      </w:r>
      <w:r w:rsidRPr="006232C0">
        <w:rPr>
          <w:rFonts w:ascii="黑体" w:hAnsi="黑体"/>
          <w:b/>
          <w:sz w:val="21"/>
          <w:szCs w:val="21"/>
        </w:rPr>
        <w:t>WEB</w:t>
      </w:r>
      <w:r w:rsidRPr="006232C0">
        <w:rPr>
          <w:rFonts w:ascii="黑体" w:hAnsi="黑体" w:hint="eastAsia"/>
          <w:b/>
          <w:sz w:val="21"/>
          <w:szCs w:val="21"/>
        </w:rPr>
        <w:t>出版物</w:t>
      </w:r>
      <w:bookmarkEnd w:id="194"/>
    </w:p>
    <w:tbl>
      <w:tblPr>
        <w:tblStyle w:val="aff2"/>
        <w:tblW w:w="9067" w:type="dxa"/>
        <w:tblLook w:val="04A0" w:firstRow="1" w:lastRow="0" w:firstColumn="1" w:lastColumn="0" w:noHBand="0" w:noVBand="1"/>
      </w:tblPr>
      <w:tblGrid>
        <w:gridCol w:w="2376"/>
        <w:gridCol w:w="3573"/>
        <w:gridCol w:w="1134"/>
        <w:gridCol w:w="1984"/>
      </w:tblGrid>
      <w:tr w:rsidR="003F7709" w14:paraId="017D0480" w14:textId="77777777" w:rsidTr="003F7709">
        <w:trPr>
          <w:trHeight w:val="577"/>
        </w:trPr>
        <w:tc>
          <w:tcPr>
            <w:tcW w:w="2376" w:type="dxa"/>
          </w:tcPr>
          <w:p w14:paraId="785DD528" w14:textId="77777777" w:rsidR="003F7709" w:rsidRPr="004417F4" w:rsidRDefault="003F7709" w:rsidP="00E16909">
            <w:pPr>
              <w:rPr>
                <w:sz w:val="21"/>
                <w:szCs w:val="21"/>
              </w:rPr>
            </w:pPr>
            <w:r w:rsidRPr="004417F4">
              <w:rPr>
                <w:sz w:val="21"/>
                <w:szCs w:val="21"/>
              </w:rPr>
              <w:t xml:space="preserve">PWP Usecase and Reqs: </w:t>
            </w:r>
          </w:p>
        </w:tc>
        <w:tc>
          <w:tcPr>
            <w:tcW w:w="3573" w:type="dxa"/>
          </w:tcPr>
          <w:p w14:paraId="42C74835" w14:textId="77777777" w:rsidR="003F7709" w:rsidRPr="004417F4" w:rsidRDefault="003F7709" w:rsidP="00E16909">
            <w:pPr>
              <w:jc w:val="center"/>
              <w:rPr>
                <w:sz w:val="21"/>
                <w:szCs w:val="21"/>
              </w:rPr>
            </w:pPr>
            <w:r w:rsidRPr="004417F4">
              <w:rPr>
                <w:sz w:val="21"/>
                <w:szCs w:val="21"/>
              </w:rPr>
              <w:t>Use cases</w:t>
            </w:r>
          </w:p>
        </w:tc>
        <w:tc>
          <w:tcPr>
            <w:tcW w:w="1134" w:type="dxa"/>
          </w:tcPr>
          <w:p w14:paraId="7229E9A6" w14:textId="77777777" w:rsidR="003F7709" w:rsidRPr="004417F4" w:rsidRDefault="003F7709"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4CF581AF" w14:textId="77777777" w:rsidR="003F7709" w:rsidRPr="004417F4" w:rsidRDefault="003F7709" w:rsidP="00E16909">
            <w:pPr>
              <w:rPr>
                <w:sz w:val="21"/>
                <w:szCs w:val="21"/>
              </w:rPr>
            </w:pPr>
            <w:r>
              <w:rPr>
                <w:rFonts w:hint="eastAsia"/>
                <w:sz w:val="21"/>
                <w:szCs w:val="21"/>
              </w:rPr>
              <w:t>实现程度</w:t>
            </w:r>
          </w:p>
        </w:tc>
      </w:tr>
      <w:tr w:rsidR="003F7709" w14:paraId="71BCA227" w14:textId="77777777" w:rsidTr="003F7709">
        <w:tc>
          <w:tcPr>
            <w:tcW w:w="2376" w:type="dxa"/>
          </w:tcPr>
          <w:p w14:paraId="097751BD" w14:textId="56EF3D81" w:rsidR="003F7709" w:rsidRDefault="003F7709" w:rsidP="003F7709">
            <w:pPr>
              <w:rPr>
                <w:sz w:val="21"/>
                <w:szCs w:val="21"/>
              </w:rPr>
            </w:pPr>
            <w:r>
              <w:rPr>
                <w:sz w:val="21"/>
                <w:szCs w:val="21"/>
              </w:rPr>
              <w:t xml:space="preserve">Req </w:t>
            </w:r>
            <w:r>
              <w:rPr>
                <w:rFonts w:hint="eastAsia"/>
                <w:sz w:val="21"/>
                <w:szCs w:val="21"/>
              </w:rPr>
              <w:t>1</w:t>
            </w:r>
            <w:r w:rsidRPr="004417F4">
              <w:rPr>
                <w:sz w:val="21"/>
                <w:szCs w:val="21"/>
              </w:rPr>
              <w:t>:</w:t>
            </w:r>
          </w:p>
        </w:tc>
        <w:tc>
          <w:tcPr>
            <w:tcW w:w="3573" w:type="dxa"/>
          </w:tcPr>
          <w:p w14:paraId="418764E6" w14:textId="77777777" w:rsidR="003F7709" w:rsidRPr="0020686A" w:rsidRDefault="003F7709" w:rsidP="00E16909">
            <w:pPr>
              <w:rPr>
                <w:sz w:val="21"/>
                <w:szCs w:val="21"/>
              </w:rPr>
            </w:pPr>
            <w:r>
              <w:rPr>
                <w:rFonts w:hint="eastAsia"/>
                <w:sz w:val="21"/>
                <w:szCs w:val="21"/>
              </w:rPr>
              <w:t>可以通过邮件分发、通过</w:t>
            </w:r>
            <w:r>
              <w:rPr>
                <w:sz w:val="21"/>
                <w:szCs w:val="21"/>
              </w:rPr>
              <w:t>SD</w:t>
            </w:r>
            <w:r>
              <w:rPr>
                <w:rFonts w:hint="eastAsia"/>
                <w:sz w:val="21"/>
                <w:szCs w:val="21"/>
              </w:rPr>
              <w:t>卡和蓝牙传输</w:t>
            </w:r>
          </w:p>
        </w:tc>
        <w:tc>
          <w:tcPr>
            <w:tcW w:w="1134" w:type="dxa"/>
          </w:tcPr>
          <w:p w14:paraId="07093322" w14:textId="77777777" w:rsidR="003F7709" w:rsidRPr="0020686A" w:rsidRDefault="003F7709" w:rsidP="00E16909">
            <w:pPr>
              <w:rPr>
                <w:sz w:val="21"/>
                <w:szCs w:val="21"/>
              </w:rPr>
            </w:pPr>
            <w:r>
              <w:rPr>
                <w:sz w:val="21"/>
                <w:szCs w:val="21"/>
              </w:rPr>
              <w:t>V</w:t>
            </w:r>
          </w:p>
        </w:tc>
        <w:tc>
          <w:tcPr>
            <w:tcW w:w="1984" w:type="dxa"/>
          </w:tcPr>
          <w:p w14:paraId="06FB4CC4" w14:textId="77777777" w:rsidR="003F7709" w:rsidRDefault="003F7709" w:rsidP="00E16909">
            <w:pPr>
              <w:rPr>
                <w:sz w:val="21"/>
                <w:szCs w:val="21"/>
              </w:rPr>
            </w:pPr>
            <w:r>
              <w:rPr>
                <w:rFonts w:hint="eastAsia"/>
                <w:sz w:val="21"/>
                <w:szCs w:val="21"/>
              </w:rPr>
              <w:t>支持</w:t>
            </w:r>
            <w:r>
              <w:rPr>
                <w:sz w:val="21"/>
                <w:szCs w:val="21"/>
              </w:rPr>
              <w:t>URL</w:t>
            </w:r>
            <w:r>
              <w:rPr>
                <w:rFonts w:hint="eastAsia"/>
                <w:sz w:val="21"/>
                <w:szCs w:val="21"/>
              </w:rPr>
              <w:t>访问，打包成</w:t>
            </w:r>
            <w:r>
              <w:rPr>
                <w:sz w:val="21"/>
                <w:szCs w:val="21"/>
              </w:rPr>
              <w:t>epub</w:t>
            </w:r>
          </w:p>
        </w:tc>
      </w:tr>
      <w:tr w:rsidR="003F7709" w14:paraId="47C7F08C" w14:textId="77777777" w:rsidTr="003F7709">
        <w:tc>
          <w:tcPr>
            <w:tcW w:w="2376" w:type="dxa"/>
            <w:vMerge w:val="restart"/>
          </w:tcPr>
          <w:p w14:paraId="6CA5B47E" w14:textId="2180E695" w:rsidR="003F7709" w:rsidRDefault="003F7709" w:rsidP="003F7709">
            <w:pPr>
              <w:rPr>
                <w:sz w:val="21"/>
                <w:szCs w:val="21"/>
              </w:rPr>
            </w:pPr>
            <w:r>
              <w:rPr>
                <w:sz w:val="21"/>
                <w:szCs w:val="21"/>
              </w:rPr>
              <w:t>Req 2</w:t>
            </w:r>
            <w:r w:rsidRPr="004417F4">
              <w:rPr>
                <w:sz w:val="21"/>
                <w:szCs w:val="21"/>
              </w:rPr>
              <w:t>:</w:t>
            </w:r>
            <w:r>
              <w:t xml:space="preserve"> </w:t>
            </w:r>
            <w:r w:rsidRPr="004B4764">
              <w:rPr>
                <w:sz w:val="21"/>
                <w:szCs w:val="21"/>
              </w:rPr>
              <w:t>Distribution and Iteration</w:t>
            </w:r>
          </w:p>
        </w:tc>
        <w:tc>
          <w:tcPr>
            <w:tcW w:w="3573" w:type="dxa"/>
          </w:tcPr>
          <w:p w14:paraId="2C0A4886" w14:textId="77777777" w:rsidR="003F7709" w:rsidRPr="0020686A" w:rsidRDefault="003F7709" w:rsidP="00E16909">
            <w:pPr>
              <w:rPr>
                <w:sz w:val="21"/>
                <w:szCs w:val="21"/>
              </w:rPr>
            </w:pPr>
            <w:r>
              <w:rPr>
                <w:rFonts w:hint="eastAsia"/>
                <w:sz w:val="21"/>
                <w:szCs w:val="21"/>
              </w:rPr>
              <w:t>可以跨终端显示出版物</w:t>
            </w:r>
          </w:p>
        </w:tc>
        <w:tc>
          <w:tcPr>
            <w:tcW w:w="1134" w:type="dxa"/>
          </w:tcPr>
          <w:p w14:paraId="3C720051" w14:textId="77777777" w:rsidR="003F7709" w:rsidRPr="0020686A" w:rsidRDefault="003F7709" w:rsidP="00E16909">
            <w:pPr>
              <w:rPr>
                <w:sz w:val="21"/>
                <w:szCs w:val="21"/>
              </w:rPr>
            </w:pPr>
            <w:r>
              <w:rPr>
                <w:sz w:val="21"/>
                <w:szCs w:val="21"/>
              </w:rPr>
              <w:t>V</w:t>
            </w:r>
          </w:p>
        </w:tc>
        <w:tc>
          <w:tcPr>
            <w:tcW w:w="1984" w:type="dxa"/>
          </w:tcPr>
          <w:p w14:paraId="7C82FA44" w14:textId="77777777" w:rsidR="003F7709" w:rsidRDefault="003F7709" w:rsidP="00E16909">
            <w:pPr>
              <w:rPr>
                <w:sz w:val="21"/>
                <w:szCs w:val="21"/>
              </w:rPr>
            </w:pPr>
          </w:p>
        </w:tc>
      </w:tr>
      <w:tr w:rsidR="003F7709" w14:paraId="593070F2" w14:textId="77777777" w:rsidTr="003F7709">
        <w:tc>
          <w:tcPr>
            <w:tcW w:w="2376" w:type="dxa"/>
            <w:vMerge/>
          </w:tcPr>
          <w:p w14:paraId="5C640FC9" w14:textId="77777777" w:rsidR="003F7709" w:rsidRDefault="003F7709" w:rsidP="00E16909">
            <w:pPr>
              <w:rPr>
                <w:sz w:val="21"/>
                <w:szCs w:val="21"/>
              </w:rPr>
            </w:pPr>
          </w:p>
        </w:tc>
        <w:tc>
          <w:tcPr>
            <w:tcW w:w="3573" w:type="dxa"/>
          </w:tcPr>
          <w:p w14:paraId="05BE8590" w14:textId="77777777" w:rsidR="003F7709" w:rsidRDefault="003F7709" w:rsidP="00E16909">
            <w:pPr>
              <w:rPr>
                <w:sz w:val="21"/>
                <w:szCs w:val="21"/>
              </w:rPr>
            </w:pPr>
            <w:r>
              <w:rPr>
                <w:rFonts w:hint="eastAsia"/>
                <w:sz w:val="21"/>
                <w:szCs w:val="21"/>
              </w:rPr>
              <w:t>个人添加的标记互不影响</w:t>
            </w:r>
          </w:p>
        </w:tc>
        <w:tc>
          <w:tcPr>
            <w:tcW w:w="1134" w:type="dxa"/>
          </w:tcPr>
          <w:p w14:paraId="7374891A" w14:textId="77777777" w:rsidR="003F7709" w:rsidRDefault="003F7709" w:rsidP="00E16909">
            <w:pPr>
              <w:rPr>
                <w:sz w:val="21"/>
                <w:szCs w:val="21"/>
              </w:rPr>
            </w:pPr>
            <w:r>
              <w:rPr>
                <w:sz w:val="21"/>
                <w:szCs w:val="21"/>
              </w:rPr>
              <w:t>V</w:t>
            </w:r>
          </w:p>
        </w:tc>
        <w:tc>
          <w:tcPr>
            <w:tcW w:w="1984" w:type="dxa"/>
          </w:tcPr>
          <w:p w14:paraId="58BCAC72" w14:textId="77777777" w:rsidR="003F7709" w:rsidRDefault="003F7709" w:rsidP="00E16909">
            <w:pPr>
              <w:rPr>
                <w:sz w:val="21"/>
                <w:szCs w:val="21"/>
              </w:rPr>
            </w:pPr>
          </w:p>
        </w:tc>
      </w:tr>
      <w:tr w:rsidR="003F7709" w14:paraId="47A05D55" w14:textId="77777777" w:rsidTr="003F7709">
        <w:tc>
          <w:tcPr>
            <w:tcW w:w="2376" w:type="dxa"/>
            <w:vMerge/>
          </w:tcPr>
          <w:p w14:paraId="3269E475" w14:textId="77777777" w:rsidR="003F7709" w:rsidRDefault="003F7709" w:rsidP="00E16909">
            <w:pPr>
              <w:rPr>
                <w:sz w:val="21"/>
                <w:szCs w:val="21"/>
              </w:rPr>
            </w:pPr>
          </w:p>
        </w:tc>
        <w:tc>
          <w:tcPr>
            <w:tcW w:w="3573" w:type="dxa"/>
          </w:tcPr>
          <w:p w14:paraId="236E2F9A" w14:textId="77777777" w:rsidR="003F7709" w:rsidRDefault="003F7709" w:rsidP="00E16909">
            <w:pPr>
              <w:rPr>
                <w:sz w:val="21"/>
                <w:szCs w:val="21"/>
              </w:rPr>
            </w:pPr>
            <w:r>
              <w:rPr>
                <w:rFonts w:hint="eastAsia"/>
                <w:sz w:val="21"/>
                <w:szCs w:val="21"/>
              </w:rPr>
              <w:t>可以查看出版物的阅读量数据</w:t>
            </w:r>
          </w:p>
        </w:tc>
        <w:tc>
          <w:tcPr>
            <w:tcW w:w="1134" w:type="dxa"/>
          </w:tcPr>
          <w:p w14:paraId="0462F5D0" w14:textId="77777777" w:rsidR="003F7709" w:rsidRDefault="003F7709" w:rsidP="00E16909">
            <w:pPr>
              <w:rPr>
                <w:sz w:val="21"/>
                <w:szCs w:val="21"/>
              </w:rPr>
            </w:pPr>
            <w:r>
              <w:rPr>
                <w:sz w:val="21"/>
                <w:szCs w:val="21"/>
              </w:rPr>
              <w:t>X</w:t>
            </w:r>
          </w:p>
        </w:tc>
        <w:tc>
          <w:tcPr>
            <w:tcW w:w="1984" w:type="dxa"/>
          </w:tcPr>
          <w:p w14:paraId="637CD911" w14:textId="1D010223" w:rsidR="003F7709" w:rsidRDefault="003F7709" w:rsidP="00E16909">
            <w:pPr>
              <w:rPr>
                <w:sz w:val="21"/>
                <w:szCs w:val="21"/>
              </w:rPr>
            </w:pPr>
          </w:p>
        </w:tc>
      </w:tr>
      <w:tr w:rsidR="003F7709" w14:paraId="69EC2294" w14:textId="77777777" w:rsidTr="003F7709">
        <w:tc>
          <w:tcPr>
            <w:tcW w:w="2376" w:type="dxa"/>
          </w:tcPr>
          <w:p w14:paraId="6E295EE4" w14:textId="3E51514E" w:rsidR="003F7709" w:rsidRDefault="003F7709" w:rsidP="003F7709">
            <w:pPr>
              <w:rPr>
                <w:sz w:val="21"/>
                <w:szCs w:val="21"/>
              </w:rPr>
            </w:pPr>
            <w:r>
              <w:rPr>
                <w:sz w:val="21"/>
                <w:szCs w:val="21"/>
              </w:rPr>
              <w:t>Req 3:</w:t>
            </w:r>
            <w:r>
              <w:t xml:space="preserve"> </w:t>
            </w:r>
            <w:r w:rsidRPr="004B4764">
              <w:rPr>
                <w:sz w:val="21"/>
                <w:szCs w:val="21"/>
              </w:rPr>
              <w:t>Distribution Process</w:t>
            </w:r>
          </w:p>
        </w:tc>
        <w:tc>
          <w:tcPr>
            <w:tcW w:w="3573" w:type="dxa"/>
          </w:tcPr>
          <w:p w14:paraId="442A48F0" w14:textId="77777777" w:rsidR="003F7709" w:rsidRPr="0020686A" w:rsidRDefault="003F7709" w:rsidP="00E16909">
            <w:pPr>
              <w:rPr>
                <w:sz w:val="21"/>
                <w:szCs w:val="21"/>
              </w:rPr>
            </w:pPr>
            <w:r>
              <w:rPr>
                <w:rFonts w:hint="eastAsia"/>
                <w:sz w:val="21"/>
                <w:szCs w:val="21"/>
              </w:rPr>
              <w:t>打包出版物并分发</w:t>
            </w:r>
          </w:p>
        </w:tc>
        <w:tc>
          <w:tcPr>
            <w:tcW w:w="1134" w:type="dxa"/>
          </w:tcPr>
          <w:p w14:paraId="302747D6" w14:textId="77777777" w:rsidR="003F7709" w:rsidRPr="0020686A" w:rsidRDefault="003F7709" w:rsidP="00E16909">
            <w:pPr>
              <w:rPr>
                <w:sz w:val="21"/>
                <w:szCs w:val="21"/>
              </w:rPr>
            </w:pPr>
            <w:r>
              <w:rPr>
                <w:sz w:val="21"/>
                <w:szCs w:val="21"/>
              </w:rPr>
              <w:t>V</w:t>
            </w:r>
          </w:p>
        </w:tc>
        <w:tc>
          <w:tcPr>
            <w:tcW w:w="1984" w:type="dxa"/>
          </w:tcPr>
          <w:p w14:paraId="6DFBA4BF" w14:textId="77777777" w:rsidR="003F7709" w:rsidRDefault="003F7709" w:rsidP="00E16909">
            <w:pPr>
              <w:rPr>
                <w:sz w:val="21"/>
                <w:szCs w:val="21"/>
              </w:rPr>
            </w:pPr>
          </w:p>
        </w:tc>
      </w:tr>
      <w:tr w:rsidR="003F7709" w14:paraId="6BDB5EED" w14:textId="77777777" w:rsidTr="003F7709">
        <w:tc>
          <w:tcPr>
            <w:tcW w:w="2376" w:type="dxa"/>
          </w:tcPr>
          <w:p w14:paraId="22F776E3" w14:textId="7D1F4B04" w:rsidR="003F7709" w:rsidRDefault="003F7709" w:rsidP="003F7709">
            <w:pPr>
              <w:rPr>
                <w:sz w:val="21"/>
                <w:szCs w:val="21"/>
              </w:rPr>
            </w:pPr>
            <w:r>
              <w:rPr>
                <w:sz w:val="21"/>
                <w:szCs w:val="21"/>
              </w:rPr>
              <w:t>Req 4:</w:t>
            </w:r>
            <w:r>
              <w:t xml:space="preserve"> </w:t>
            </w:r>
            <w:r w:rsidRPr="004B4764">
              <w:rPr>
                <w:sz w:val="21"/>
                <w:szCs w:val="21"/>
              </w:rPr>
              <w:t>Locating Metadata in Components</w:t>
            </w:r>
          </w:p>
        </w:tc>
        <w:tc>
          <w:tcPr>
            <w:tcW w:w="3573" w:type="dxa"/>
          </w:tcPr>
          <w:p w14:paraId="0A98A441" w14:textId="77777777" w:rsidR="003F7709" w:rsidRPr="0020686A" w:rsidRDefault="003F7709" w:rsidP="00E16909">
            <w:pPr>
              <w:rPr>
                <w:sz w:val="21"/>
                <w:szCs w:val="21"/>
              </w:rPr>
            </w:pPr>
            <w:r>
              <w:rPr>
                <w:rFonts w:hint="eastAsia"/>
                <w:sz w:val="21"/>
                <w:szCs w:val="21"/>
              </w:rPr>
              <w:t>描述性元数据</w:t>
            </w:r>
            <w:r w:rsidRPr="004B4764">
              <w:rPr>
                <w:rFonts w:hint="eastAsia"/>
                <w:sz w:val="21"/>
                <w:szCs w:val="21"/>
              </w:rPr>
              <w:t>文件</w:t>
            </w:r>
          </w:p>
        </w:tc>
        <w:tc>
          <w:tcPr>
            <w:tcW w:w="1134" w:type="dxa"/>
          </w:tcPr>
          <w:p w14:paraId="28AD3537" w14:textId="77777777" w:rsidR="003F7709" w:rsidRPr="0020686A" w:rsidRDefault="003F7709" w:rsidP="00E16909">
            <w:pPr>
              <w:rPr>
                <w:sz w:val="21"/>
                <w:szCs w:val="21"/>
              </w:rPr>
            </w:pPr>
            <w:r>
              <w:rPr>
                <w:sz w:val="21"/>
                <w:szCs w:val="21"/>
              </w:rPr>
              <w:t>V</w:t>
            </w:r>
          </w:p>
        </w:tc>
        <w:tc>
          <w:tcPr>
            <w:tcW w:w="1984" w:type="dxa"/>
          </w:tcPr>
          <w:p w14:paraId="17DF480A" w14:textId="77777777" w:rsidR="003F7709" w:rsidRDefault="003F7709" w:rsidP="00E16909">
            <w:pPr>
              <w:rPr>
                <w:sz w:val="21"/>
                <w:szCs w:val="21"/>
              </w:rPr>
            </w:pPr>
          </w:p>
        </w:tc>
      </w:tr>
      <w:tr w:rsidR="003F7709" w14:paraId="1F94CD3B" w14:textId="77777777" w:rsidTr="003F7709">
        <w:tc>
          <w:tcPr>
            <w:tcW w:w="2376" w:type="dxa"/>
          </w:tcPr>
          <w:p w14:paraId="59D5AC3F" w14:textId="40AC378E" w:rsidR="003F7709" w:rsidRDefault="003F7709" w:rsidP="003F7709">
            <w:pPr>
              <w:rPr>
                <w:sz w:val="21"/>
                <w:szCs w:val="21"/>
              </w:rPr>
            </w:pPr>
            <w:r>
              <w:rPr>
                <w:sz w:val="21"/>
                <w:szCs w:val="21"/>
              </w:rPr>
              <w:t>Req 5:</w:t>
            </w:r>
            <w:r>
              <w:t xml:space="preserve"> </w:t>
            </w:r>
            <w:r w:rsidRPr="00C74D21">
              <w:rPr>
                <w:sz w:val="21"/>
                <w:szCs w:val="21"/>
              </w:rPr>
              <w:t>New or Removed Components</w:t>
            </w:r>
          </w:p>
        </w:tc>
        <w:tc>
          <w:tcPr>
            <w:tcW w:w="3573" w:type="dxa"/>
          </w:tcPr>
          <w:p w14:paraId="753DDA5B" w14:textId="77777777" w:rsidR="003F7709" w:rsidRDefault="003F7709" w:rsidP="00E16909">
            <w:pPr>
              <w:rPr>
                <w:sz w:val="21"/>
                <w:szCs w:val="21"/>
              </w:rPr>
            </w:pPr>
            <w:r>
              <w:rPr>
                <w:rFonts w:hint="eastAsia"/>
                <w:sz w:val="21"/>
                <w:szCs w:val="21"/>
              </w:rPr>
              <w:t>发现组件删除或新增</w:t>
            </w:r>
          </w:p>
        </w:tc>
        <w:tc>
          <w:tcPr>
            <w:tcW w:w="1134" w:type="dxa"/>
          </w:tcPr>
          <w:p w14:paraId="41E34644" w14:textId="77777777" w:rsidR="003F7709" w:rsidRDefault="003F7709" w:rsidP="00E16909">
            <w:pPr>
              <w:rPr>
                <w:sz w:val="21"/>
                <w:szCs w:val="21"/>
              </w:rPr>
            </w:pPr>
            <w:r>
              <w:rPr>
                <w:sz w:val="21"/>
                <w:szCs w:val="21"/>
              </w:rPr>
              <w:t>X</w:t>
            </w:r>
          </w:p>
        </w:tc>
        <w:tc>
          <w:tcPr>
            <w:tcW w:w="1984" w:type="dxa"/>
          </w:tcPr>
          <w:p w14:paraId="470B825C" w14:textId="77777777" w:rsidR="003F7709" w:rsidRDefault="003F7709" w:rsidP="00E16909">
            <w:pPr>
              <w:rPr>
                <w:sz w:val="21"/>
                <w:szCs w:val="21"/>
              </w:rPr>
            </w:pPr>
          </w:p>
        </w:tc>
      </w:tr>
      <w:tr w:rsidR="003F7709" w14:paraId="29997E33" w14:textId="77777777" w:rsidTr="003F7709">
        <w:tc>
          <w:tcPr>
            <w:tcW w:w="2376" w:type="dxa"/>
          </w:tcPr>
          <w:p w14:paraId="2A9200B0" w14:textId="7B2A3F8D" w:rsidR="003F7709" w:rsidRDefault="003F7709" w:rsidP="003F7709">
            <w:pPr>
              <w:rPr>
                <w:sz w:val="21"/>
                <w:szCs w:val="21"/>
              </w:rPr>
            </w:pPr>
            <w:r>
              <w:rPr>
                <w:sz w:val="21"/>
                <w:szCs w:val="21"/>
              </w:rPr>
              <w:t>Req 6:</w:t>
            </w:r>
            <w:r>
              <w:t xml:space="preserve"> </w:t>
            </w:r>
            <w:r w:rsidRPr="002B1FDC">
              <w:rPr>
                <w:sz w:val="21"/>
                <w:szCs w:val="21"/>
              </w:rPr>
              <w:t>Remap links</w:t>
            </w:r>
          </w:p>
        </w:tc>
        <w:tc>
          <w:tcPr>
            <w:tcW w:w="3573" w:type="dxa"/>
          </w:tcPr>
          <w:p w14:paraId="3E3138E1" w14:textId="77777777" w:rsidR="003F7709" w:rsidRDefault="003F7709" w:rsidP="00E16909">
            <w:pPr>
              <w:rPr>
                <w:sz w:val="21"/>
                <w:szCs w:val="21"/>
              </w:rPr>
            </w:pPr>
            <w:r>
              <w:rPr>
                <w:rFonts w:hint="eastAsia"/>
                <w:sz w:val="21"/>
                <w:szCs w:val="21"/>
              </w:rPr>
              <w:t>重新映射连接</w:t>
            </w:r>
          </w:p>
        </w:tc>
        <w:tc>
          <w:tcPr>
            <w:tcW w:w="1134" w:type="dxa"/>
          </w:tcPr>
          <w:p w14:paraId="554EDE6E" w14:textId="77777777" w:rsidR="003F7709" w:rsidRDefault="003F7709" w:rsidP="00E16909">
            <w:pPr>
              <w:rPr>
                <w:sz w:val="21"/>
                <w:szCs w:val="21"/>
              </w:rPr>
            </w:pPr>
            <w:r>
              <w:rPr>
                <w:sz w:val="21"/>
                <w:szCs w:val="21"/>
              </w:rPr>
              <w:t>X</w:t>
            </w:r>
          </w:p>
        </w:tc>
        <w:tc>
          <w:tcPr>
            <w:tcW w:w="1984" w:type="dxa"/>
          </w:tcPr>
          <w:p w14:paraId="4DB8120E" w14:textId="77777777" w:rsidR="003F7709" w:rsidRDefault="003F7709" w:rsidP="00E16909">
            <w:pPr>
              <w:rPr>
                <w:sz w:val="21"/>
                <w:szCs w:val="21"/>
              </w:rPr>
            </w:pPr>
          </w:p>
        </w:tc>
      </w:tr>
    </w:tbl>
    <w:p w14:paraId="281D5E93" w14:textId="77777777" w:rsidR="00DD521C" w:rsidRDefault="00DD521C" w:rsidP="005C7067">
      <w:pPr>
        <w:ind w:firstLine="480"/>
      </w:pPr>
    </w:p>
    <w:p w14:paraId="2A89FBFE" w14:textId="25B4EE11" w:rsidR="00950471" w:rsidRPr="00950471" w:rsidRDefault="00950471" w:rsidP="00950471">
      <w:pPr>
        <w:ind w:firstLine="480"/>
        <w:jc w:val="right"/>
        <w:rPr>
          <w:rFonts w:ascii="宋体" w:hAnsi="宋体"/>
          <w:b/>
          <w:sz w:val="21"/>
          <w:szCs w:val="21"/>
        </w:rPr>
      </w:pPr>
      <w:r w:rsidRPr="00950471">
        <w:rPr>
          <w:rFonts w:ascii="宋体" w:hAnsi="宋体" w:hint="eastAsia"/>
          <w:b/>
          <w:sz w:val="21"/>
          <w:szCs w:val="21"/>
        </w:rPr>
        <w:t>续</w:t>
      </w:r>
      <w:r w:rsidRPr="00950471">
        <w:rPr>
          <w:rFonts w:ascii="宋体" w:hAnsi="宋体"/>
          <w:b/>
          <w:sz w:val="21"/>
          <w:szCs w:val="21"/>
        </w:rPr>
        <w:t>表</w:t>
      </w:r>
      <w:r w:rsidRPr="00950471">
        <w:rPr>
          <w:rFonts w:ascii="宋体" w:hAnsi="宋体" w:hint="eastAsia"/>
          <w:b/>
          <w:sz w:val="21"/>
          <w:szCs w:val="21"/>
        </w:rPr>
        <w:t>6</w:t>
      </w:r>
    </w:p>
    <w:tbl>
      <w:tblPr>
        <w:tblStyle w:val="aff2"/>
        <w:tblW w:w="9067" w:type="dxa"/>
        <w:tblLook w:val="04A0" w:firstRow="1" w:lastRow="0" w:firstColumn="1" w:lastColumn="0" w:noHBand="0" w:noVBand="1"/>
      </w:tblPr>
      <w:tblGrid>
        <w:gridCol w:w="2376"/>
        <w:gridCol w:w="3573"/>
        <w:gridCol w:w="1134"/>
        <w:gridCol w:w="1984"/>
      </w:tblGrid>
      <w:tr w:rsidR="00950471" w14:paraId="649A0FAD" w14:textId="77777777" w:rsidTr="00E16909">
        <w:tc>
          <w:tcPr>
            <w:tcW w:w="2376" w:type="dxa"/>
          </w:tcPr>
          <w:p w14:paraId="13C36CCA" w14:textId="77777777" w:rsidR="00950471" w:rsidRDefault="00950471" w:rsidP="00E16909">
            <w:pPr>
              <w:rPr>
                <w:sz w:val="21"/>
                <w:szCs w:val="21"/>
              </w:rPr>
            </w:pPr>
            <w:r w:rsidRPr="004417F4">
              <w:rPr>
                <w:sz w:val="21"/>
                <w:szCs w:val="21"/>
              </w:rPr>
              <w:t xml:space="preserve">PWP Usecase and Reqs: </w:t>
            </w:r>
          </w:p>
        </w:tc>
        <w:tc>
          <w:tcPr>
            <w:tcW w:w="3573" w:type="dxa"/>
          </w:tcPr>
          <w:p w14:paraId="4B313F20" w14:textId="77777777" w:rsidR="00950471" w:rsidRDefault="00950471" w:rsidP="00E16909">
            <w:pPr>
              <w:rPr>
                <w:sz w:val="21"/>
                <w:szCs w:val="21"/>
              </w:rPr>
            </w:pPr>
            <w:r w:rsidRPr="004417F4">
              <w:rPr>
                <w:sz w:val="21"/>
                <w:szCs w:val="21"/>
              </w:rPr>
              <w:t>Use cases</w:t>
            </w:r>
          </w:p>
        </w:tc>
        <w:tc>
          <w:tcPr>
            <w:tcW w:w="1134" w:type="dxa"/>
          </w:tcPr>
          <w:p w14:paraId="3B4F7BE0" w14:textId="77777777" w:rsidR="00950471" w:rsidRDefault="00950471" w:rsidP="00E16909">
            <w:pPr>
              <w:rPr>
                <w:sz w:val="21"/>
                <w:szCs w:val="21"/>
              </w:rPr>
            </w:pPr>
            <w:r>
              <w:rPr>
                <w:rFonts w:hint="eastAsia"/>
                <w:sz w:val="21"/>
                <w:szCs w:val="21"/>
              </w:rPr>
              <w:t>支持</w:t>
            </w:r>
            <w:r>
              <w:rPr>
                <w:sz w:val="21"/>
                <w:szCs w:val="21"/>
              </w:rPr>
              <w:t>/</w:t>
            </w:r>
            <w:r>
              <w:rPr>
                <w:rFonts w:hint="eastAsia"/>
                <w:sz w:val="21"/>
                <w:szCs w:val="21"/>
              </w:rPr>
              <w:t>不</w:t>
            </w:r>
            <w:r>
              <w:rPr>
                <w:sz w:val="21"/>
                <w:szCs w:val="21"/>
              </w:rPr>
              <w:t>支持</w:t>
            </w:r>
          </w:p>
        </w:tc>
        <w:tc>
          <w:tcPr>
            <w:tcW w:w="1984" w:type="dxa"/>
          </w:tcPr>
          <w:p w14:paraId="735024A0" w14:textId="77777777" w:rsidR="00950471" w:rsidRDefault="00950471" w:rsidP="00E16909">
            <w:pPr>
              <w:rPr>
                <w:sz w:val="21"/>
                <w:szCs w:val="21"/>
              </w:rPr>
            </w:pPr>
            <w:r>
              <w:rPr>
                <w:rFonts w:hint="eastAsia"/>
                <w:sz w:val="21"/>
                <w:szCs w:val="21"/>
              </w:rPr>
              <w:t>实现程度</w:t>
            </w:r>
          </w:p>
        </w:tc>
      </w:tr>
      <w:tr w:rsidR="00950471" w14:paraId="516A7474" w14:textId="77777777" w:rsidTr="00E16909">
        <w:tc>
          <w:tcPr>
            <w:tcW w:w="2376" w:type="dxa"/>
          </w:tcPr>
          <w:p w14:paraId="05583BF0" w14:textId="77777777" w:rsidR="00950471" w:rsidRDefault="00950471" w:rsidP="00E16909">
            <w:pPr>
              <w:rPr>
                <w:sz w:val="21"/>
                <w:szCs w:val="21"/>
              </w:rPr>
            </w:pPr>
            <w:r>
              <w:rPr>
                <w:sz w:val="21"/>
                <w:szCs w:val="21"/>
              </w:rPr>
              <w:t>Req 7:</w:t>
            </w:r>
            <w:r>
              <w:t xml:space="preserve"> </w:t>
            </w:r>
            <w:r w:rsidRPr="002B1FDC">
              <w:rPr>
                <w:sz w:val="21"/>
                <w:szCs w:val="21"/>
              </w:rPr>
              <w:t>Integrity and Authenticity</w:t>
            </w:r>
          </w:p>
        </w:tc>
        <w:tc>
          <w:tcPr>
            <w:tcW w:w="3573" w:type="dxa"/>
          </w:tcPr>
          <w:p w14:paraId="250022BB" w14:textId="77777777" w:rsidR="00950471" w:rsidRDefault="00950471" w:rsidP="00E16909">
            <w:pPr>
              <w:rPr>
                <w:sz w:val="21"/>
                <w:szCs w:val="21"/>
              </w:rPr>
            </w:pPr>
            <w:r w:rsidRPr="00C74D21">
              <w:rPr>
                <w:rFonts w:hint="eastAsia"/>
                <w:sz w:val="21"/>
                <w:szCs w:val="21"/>
              </w:rPr>
              <w:t>出版商证明出版物在交付期间没有被篡改</w:t>
            </w:r>
          </w:p>
        </w:tc>
        <w:tc>
          <w:tcPr>
            <w:tcW w:w="1134" w:type="dxa"/>
          </w:tcPr>
          <w:p w14:paraId="114130C9" w14:textId="77777777" w:rsidR="00950471" w:rsidRDefault="00950471" w:rsidP="00E16909">
            <w:pPr>
              <w:rPr>
                <w:sz w:val="21"/>
                <w:szCs w:val="21"/>
              </w:rPr>
            </w:pPr>
            <w:r>
              <w:rPr>
                <w:sz w:val="21"/>
                <w:szCs w:val="21"/>
              </w:rPr>
              <w:t>X</w:t>
            </w:r>
          </w:p>
        </w:tc>
        <w:tc>
          <w:tcPr>
            <w:tcW w:w="1984" w:type="dxa"/>
          </w:tcPr>
          <w:p w14:paraId="0CF94220" w14:textId="77777777" w:rsidR="00950471" w:rsidRDefault="00950471" w:rsidP="00E16909">
            <w:pPr>
              <w:rPr>
                <w:sz w:val="21"/>
                <w:szCs w:val="21"/>
              </w:rPr>
            </w:pPr>
          </w:p>
        </w:tc>
      </w:tr>
      <w:tr w:rsidR="00950471" w14:paraId="3D0B5FC4" w14:textId="77777777" w:rsidTr="00E16909">
        <w:tc>
          <w:tcPr>
            <w:tcW w:w="2376" w:type="dxa"/>
          </w:tcPr>
          <w:p w14:paraId="7C027422" w14:textId="77777777" w:rsidR="00950471" w:rsidRDefault="00950471" w:rsidP="00E16909">
            <w:pPr>
              <w:rPr>
                <w:sz w:val="21"/>
                <w:szCs w:val="21"/>
              </w:rPr>
            </w:pPr>
            <w:r>
              <w:rPr>
                <w:sz w:val="21"/>
                <w:szCs w:val="21"/>
              </w:rPr>
              <w:t>Req 8:</w:t>
            </w:r>
            <w:r w:rsidRPr="002B1FDC">
              <w:rPr>
                <w:sz w:val="21"/>
                <w:szCs w:val="21"/>
              </w:rPr>
              <w:t xml:space="preserve"> Authenticity—Origin of a Publication</w:t>
            </w:r>
          </w:p>
        </w:tc>
        <w:tc>
          <w:tcPr>
            <w:tcW w:w="3573" w:type="dxa"/>
          </w:tcPr>
          <w:p w14:paraId="052E2F12" w14:textId="77777777" w:rsidR="00950471" w:rsidRDefault="00950471" w:rsidP="00E16909">
            <w:pPr>
              <w:rPr>
                <w:sz w:val="21"/>
                <w:szCs w:val="21"/>
              </w:rPr>
            </w:pPr>
            <w:r w:rsidRPr="00C74D21">
              <w:rPr>
                <w:rFonts w:hint="eastAsia"/>
                <w:sz w:val="21"/>
                <w:szCs w:val="21"/>
              </w:rPr>
              <w:t>出版商提供可用于检查出版物的来源及其真实性的信息</w:t>
            </w:r>
          </w:p>
        </w:tc>
        <w:tc>
          <w:tcPr>
            <w:tcW w:w="1134" w:type="dxa"/>
          </w:tcPr>
          <w:p w14:paraId="57D07C9C" w14:textId="77777777" w:rsidR="00950471" w:rsidRDefault="00950471" w:rsidP="00E16909">
            <w:pPr>
              <w:rPr>
                <w:sz w:val="21"/>
                <w:szCs w:val="21"/>
              </w:rPr>
            </w:pPr>
            <w:r>
              <w:rPr>
                <w:sz w:val="21"/>
                <w:szCs w:val="21"/>
              </w:rPr>
              <w:t>X</w:t>
            </w:r>
          </w:p>
        </w:tc>
        <w:tc>
          <w:tcPr>
            <w:tcW w:w="1984" w:type="dxa"/>
          </w:tcPr>
          <w:p w14:paraId="744959EA" w14:textId="77777777" w:rsidR="00950471" w:rsidRDefault="00950471" w:rsidP="00E16909">
            <w:pPr>
              <w:rPr>
                <w:sz w:val="21"/>
                <w:szCs w:val="21"/>
              </w:rPr>
            </w:pPr>
            <w:r>
              <w:rPr>
                <w:rFonts w:hint="eastAsia"/>
                <w:sz w:val="21"/>
                <w:szCs w:val="21"/>
              </w:rPr>
              <w:t>文章里加入来源信息</w:t>
            </w:r>
          </w:p>
        </w:tc>
      </w:tr>
      <w:tr w:rsidR="00950471" w14:paraId="22F67A49" w14:textId="77777777" w:rsidTr="00E16909">
        <w:trPr>
          <w:trHeight w:val="241"/>
        </w:trPr>
        <w:tc>
          <w:tcPr>
            <w:tcW w:w="2376" w:type="dxa"/>
          </w:tcPr>
          <w:p w14:paraId="7865C27C" w14:textId="77777777" w:rsidR="00950471" w:rsidRDefault="00950471" w:rsidP="00E16909">
            <w:pPr>
              <w:rPr>
                <w:sz w:val="21"/>
                <w:szCs w:val="21"/>
              </w:rPr>
            </w:pPr>
            <w:r>
              <w:rPr>
                <w:sz w:val="21"/>
                <w:szCs w:val="21"/>
              </w:rPr>
              <w:t>Req 9:</w:t>
            </w:r>
            <w:r w:rsidRPr="002B1FDC">
              <w:rPr>
                <w:sz w:val="21"/>
                <w:szCs w:val="21"/>
              </w:rPr>
              <w:t xml:space="preserve"> Escalating trust</w:t>
            </w:r>
          </w:p>
        </w:tc>
        <w:tc>
          <w:tcPr>
            <w:tcW w:w="3573" w:type="dxa"/>
          </w:tcPr>
          <w:p w14:paraId="72E2F88B" w14:textId="77777777" w:rsidR="00950471" w:rsidRDefault="00950471" w:rsidP="00E16909">
            <w:pPr>
              <w:rPr>
                <w:sz w:val="21"/>
                <w:szCs w:val="21"/>
              </w:rPr>
            </w:pPr>
            <w:r w:rsidRPr="00C74D21">
              <w:rPr>
                <w:rFonts w:hint="eastAsia"/>
                <w:sz w:val="21"/>
                <w:szCs w:val="21"/>
              </w:rPr>
              <w:t>提供用于升级特定出版物的信任的方法</w:t>
            </w:r>
          </w:p>
        </w:tc>
        <w:tc>
          <w:tcPr>
            <w:tcW w:w="1134" w:type="dxa"/>
          </w:tcPr>
          <w:p w14:paraId="0865E31C" w14:textId="77777777" w:rsidR="00950471" w:rsidRDefault="00950471" w:rsidP="00E16909">
            <w:pPr>
              <w:rPr>
                <w:sz w:val="21"/>
                <w:szCs w:val="21"/>
              </w:rPr>
            </w:pPr>
            <w:r>
              <w:rPr>
                <w:sz w:val="21"/>
                <w:szCs w:val="21"/>
              </w:rPr>
              <w:t>X</w:t>
            </w:r>
          </w:p>
        </w:tc>
        <w:tc>
          <w:tcPr>
            <w:tcW w:w="1984" w:type="dxa"/>
          </w:tcPr>
          <w:p w14:paraId="47C67154" w14:textId="77777777" w:rsidR="00950471" w:rsidRDefault="00950471" w:rsidP="00E16909">
            <w:pPr>
              <w:rPr>
                <w:sz w:val="21"/>
                <w:szCs w:val="21"/>
              </w:rPr>
            </w:pPr>
          </w:p>
        </w:tc>
      </w:tr>
    </w:tbl>
    <w:p w14:paraId="0A951140" w14:textId="77777777" w:rsidR="00950471" w:rsidRDefault="00950471" w:rsidP="005C7067">
      <w:pPr>
        <w:ind w:firstLine="480"/>
      </w:pPr>
    </w:p>
    <w:p w14:paraId="1424BFA2" w14:textId="14031416" w:rsidR="00175FFA" w:rsidRDefault="00175FFA" w:rsidP="00175FFA">
      <w:pPr>
        <w:pStyle w:val="30"/>
        <w:tabs>
          <w:tab w:val="left" w:pos="6960"/>
        </w:tabs>
        <w:spacing w:before="163" w:after="163" w:line="360" w:lineRule="auto"/>
      </w:pPr>
      <w:r>
        <w:rPr>
          <w:rFonts w:hint="eastAsia"/>
        </w:rPr>
        <w:t>4.</w:t>
      </w:r>
      <w:r>
        <w:t>4</w:t>
      </w:r>
      <w:r>
        <w:rPr>
          <w:rFonts w:hint="eastAsia"/>
        </w:rPr>
        <w:t>.</w:t>
      </w:r>
      <w:r>
        <w:t>2</w:t>
      </w:r>
      <w:r>
        <w:rPr>
          <w:rFonts w:hint="eastAsia"/>
        </w:rPr>
        <w:t xml:space="preserve"> 功能</w:t>
      </w:r>
      <w:r>
        <w:t>测试</w:t>
      </w:r>
    </w:p>
    <w:p w14:paraId="0BC08808" w14:textId="519FADBC" w:rsidR="003F7709" w:rsidRPr="00441E63" w:rsidRDefault="00175FFA" w:rsidP="005C7067">
      <w:pPr>
        <w:ind w:firstLine="480"/>
        <w:rPr>
          <w:rFonts w:ascii="宋体" w:eastAsiaTheme="minorEastAsia" w:hAnsi="宋体" w:cs="宋体"/>
          <w:color w:val="000000"/>
          <w:kern w:val="2"/>
          <w:u w:color="000000"/>
          <w:bdr w:val="nil"/>
          <w:lang w:val="zh-TW"/>
        </w:rPr>
      </w:pPr>
      <w:r w:rsidRPr="00175FFA">
        <w:rPr>
          <w:rFonts w:ascii="宋体" w:hAnsi="宋体" w:cs="宋体" w:hint="eastAsia"/>
          <w:color w:val="000000"/>
          <w:kern w:val="2"/>
          <w:u w:color="000000"/>
          <w:bdr w:val="nil"/>
          <w:lang w:val="zh-TW"/>
        </w:rPr>
        <w:lastRenderedPageBreak/>
        <w:t>功能测试是对产品的各功能进行验证，根据功能测试用例，逐项测试，检查产品是否达到用户要求的功能。</w:t>
      </w:r>
      <w:r w:rsidR="009B070F">
        <w:rPr>
          <w:rFonts w:ascii="宋体" w:hAnsi="宋体" w:cs="宋体" w:hint="eastAsia"/>
          <w:color w:val="000000"/>
          <w:kern w:val="2"/>
          <w:u w:color="000000"/>
          <w:bdr w:val="nil"/>
          <w:lang w:val="zh-TW"/>
        </w:rPr>
        <w:t>本</w:t>
      </w:r>
      <w:r w:rsidR="009B070F">
        <w:rPr>
          <w:rFonts w:ascii="宋体" w:hAnsi="宋体" w:cs="宋体"/>
          <w:color w:val="000000"/>
          <w:kern w:val="2"/>
          <w:u w:color="000000"/>
          <w:bdr w:val="nil"/>
          <w:lang w:val="zh-TW"/>
        </w:rPr>
        <w:t>模块中</w:t>
      </w:r>
      <w:r w:rsidR="009B070F">
        <w:rPr>
          <w:rFonts w:ascii="宋体" w:hAnsi="宋体" w:cs="宋体" w:hint="eastAsia"/>
          <w:color w:val="000000"/>
          <w:kern w:val="2"/>
          <w:u w:color="000000"/>
          <w:bdr w:val="nil"/>
          <w:lang w:val="zh-TW"/>
        </w:rPr>
        <w:t>重</w:t>
      </w:r>
      <w:r w:rsidR="009B070F">
        <w:rPr>
          <w:rFonts w:ascii="宋体" w:hAnsi="宋体" w:cs="宋体"/>
          <w:color w:val="000000"/>
          <w:kern w:val="2"/>
          <w:u w:color="000000"/>
          <w:bdr w:val="nil"/>
          <w:lang w:val="zh-TW"/>
        </w:rPr>
        <w:t>点介绍离线阅读模块的</w:t>
      </w:r>
      <w:r w:rsidR="009B070F">
        <w:rPr>
          <w:rFonts w:ascii="宋体" w:hAnsi="宋体" w:cs="宋体" w:hint="eastAsia"/>
          <w:color w:val="000000"/>
          <w:kern w:val="2"/>
          <w:u w:color="000000"/>
          <w:bdr w:val="nil"/>
          <w:lang w:val="zh-TW"/>
        </w:rPr>
        <w:t>测试</w:t>
      </w:r>
      <w:r w:rsidR="009B070F">
        <w:rPr>
          <w:rFonts w:ascii="宋体" w:hAnsi="宋体" w:cs="宋体"/>
          <w:color w:val="000000"/>
          <w:kern w:val="2"/>
          <w:u w:color="000000"/>
          <w:bdr w:val="nil"/>
          <w:lang w:val="zh-TW"/>
        </w:rPr>
        <w:t>用例，和测试结论。</w:t>
      </w:r>
      <w:r w:rsidR="00441E63">
        <w:rPr>
          <w:rFonts w:ascii="宋体" w:hAnsi="宋体" w:cs="宋体" w:hint="eastAsia"/>
          <w:color w:val="000000"/>
          <w:kern w:val="2"/>
          <w:u w:color="000000"/>
          <w:bdr w:val="nil"/>
          <w:lang w:val="zh-TW"/>
        </w:rPr>
        <w:t>测试</w:t>
      </w:r>
      <w:r w:rsidR="00441E63">
        <w:rPr>
          <w:rFonts w:ascii="宋体" w:hAnsi="宋体" w:cs="宋体"/>
          <w:color w:val="000000"/>
          <w:kern w:val="2"/>
          <w:u w:color="000000"/>
          <w:bdr w:val="nil"/>
          <w:lang w:val="zh-TW"/>
        </w:rPr>
        <w:t>环境</w:t>
      </w:r>
      <w:r w:rsidR="00441E63">
        <w:rPr>
          <w:rFonts w:ascii="宋体" w:hAnsi="宋体" w:cs="宋体" w:hint="eastAsia"/>
          <w:color w:val="000000"/>
          <w:kern w:val="2"/>
          <w:u w:color="000000"/>
          <w:bdr w:val="nil"/>
          <w:lang w:val="zh-TW"/>
        </w:rPr>
        <w:t>，</w:t>
      </w:r>
      <w:r w:rsidR="00441E63">
        <w:rPr>
          <w:rFonts w:ascii="宋体" w:hAnsi="宋体" w:cs="宋体"/>
          <w:color w:val="000000"/>
          <w:kern w:val="2"/>
          <w:u w:color="000000"/>
          <w:bdr w:val="nil"/>
          <w:lang w:val="zh-TW"/>
        </w:rPr>
        <w:t>软件</w:t>
      </w:r>
      <w:r w:rsidR="00441E63">
        <w:rPr>
          <w:rFonts w:ascii="宋体" w:hAnsi="宋体" w:cs="宋体" w:hint="eastAsia"/>
          <w:color w:val="000000"/>
          <w:kern w:val="2"/>
          <w:u w:color="000000"/>
          <w:bdr w:val="nil"/>
          <w:lang w:val="zh-TW"/>
        </w:rPr>
        <w:t>C</w:t>
      </w:r>
      <w:r w:rsidR="00441E63">
        <w:rPr>
          <w:rFonts w:ascii="宋体" w:eastAsia="PMingLiU" w:hAnsi="宋体" w:cs="宋体"/>
          <w:color w:val="000000"/>
          <w:kern w:val="2"/>
          <w:u w:color="000000"/>
          <w:bdr w:val="nil"/>
          <w:lang w:val="zh-TW" w:eastAsia="zh-TW"/>
        </w:rPr>
        <w:t>hrome</w:t>
      </w:r>
      <w:r w:rsidR="00441E63">
        <w:rPr>
          <w:rFonts w:ascii="宋体" w:eastAsia="PMingLiU" w:hAnsi="宋体" w:cs="宋体"/>
          <w:color w:val="000000"/>
          <w:kern w:val="2"/>
          <w:u w:color="000000"/>
          <w:bdr w:val="nil"/>
          <w:lang w:val="zh-TW" w:eastAsia="zh-TW"/>
        </w:rPr>
        <w:tab/>
      </w:r>
      <w:r w:rsidR="00441E63">
        <w:rPr>
          <w:rFonts w:ascii="宋体" w:eastAsiaTheme="minorEastAsia" w:hAnsi="宋体" w:cs="宋体" w:hint="eastAsia"/>
          <w:color w:val="000000"/>
          <w:kern w:val="2"/>
          <w:u w:color="000000"/>
          <w:bdr w:val="nil"/>
          <w:lang w:val="zh-TW"/>
        </w:rPr>
        <w:t>。</w:t>
      </w:r>
    </w:p>
    <w:p w14:paraId="65713A75" w14:textId="2FFAED43" w:rsidR="00E33544" w:rsidRPr="00950471" w:rsidRDefault="00E33544" w:rsidP="00950471">
      <w:pPr>
        <w:ind w:firstLine="480"/>
        <w:jc w:val="center"/>
        <w:rPr>
          <w:rFonts w:ascii="黑体" w:hAnsi="黑体"/>
          <w:b/>
          <w:sz w:val="21"/>
          <w:szCs w:val="21"/>
        </w:rPr>
      </w:pPr>
      <w:bookmarkStart w:id="195" w:name="_Toc491896627"/>
      <w:r w:rsidRPr="00950471">
        <w:rPr>
          <w:rFonts w:ascii="黑体" w:hAnsi="黑体" w:hint="eastAsia"/>
          <w:b/>
          <w:sz w:val="21"/>
          <w:szCs w:val="21"/>
        </w:rPr>
        <w:t>表</w:t>
      </w:r>
      <w:r w:rsidRPr="00950471">
        <w:rPr>
          <w:rFonts w:ascii="黑体" w:hAnsi="黑体" w:hint="eastAsia"/>
          <w:b/>
          <w:sz w:val="21"/>
          <w:szCs w:val="21"/>
        </w:rPr>
        <w:t xml:space="preserve"> </w:t>
      </w:r>
      <w:r w:rsidR="00950471" w:rsidRPr="00035DFF">
        <w:rPr>
          <w:rFonts w:ascii="黑体" w:hAnsi="黑体"/>
          <w:b/>
          <w:sz w:val="21"/>
          <w:szCs w:val="21"/>
        </w:rPr>
        <w:fldChar w:fldCharType="begin"/>
      </w:r>
      <w:r w:rsidR="00950471" w:rsidRPr="00035DFF">
        <w:rPr>
          <w:rFonts w:ascii="黑体" w:hAnsi="黑体"/>
          <w:b/>
          <w:sz w:val="21"/>
          <w:szCs w:val="21"/>
        </w:rPr>
        <w:instrText xml:space="preserve"> </w:instrText>
      </w:r>
      <w:r w:rsidR="00950471" w:rsidRPr="00035DFF">
        <w:rPr>
          <w:rFonts w:ascii="黑体" w:hAnsi="黑体" w:hint="eastAsia"/>
          <w:b/>
          <w:sz w:val="21"/>
          <w:szCs w:val="21"/>
        </w:rPr>
        <w:instrText xml:space="preserve">SEQ </w:instrText>
      </w:r>
      <w:r w:rsidR="00950471" w:rsidRPr="00035DFF">
        <w:rPr>
          <w:rFonts w:ascii="黑体" w:hAnsi="黑体" w:hint="eastAsia"/>
          <w:b/>
          <w:sz w:val="21"/>
          <w:szCs w:val="21"/>
        </w:rPr>
        <w:instrText>表</w:instrText>
      </w:r>
      <w:r w:rsidR="00950471" w:rsidRPr="00035DFF">
        <w:rPr>
          <w:rFonts w:ascii="黑体" w:hAnsi="黑体" w:hint="eastAsia"/>
          <w:b/>
          <w:sz w:val="21"/>
          <w:szCs w:val="21"/>
        </w:rPr>
        <w:instrText xml:space="preserve"> \* ARABIC</w:instrText>
      </w:r>
      <w:r w:rsidR="00950471" w:rsidRPr="00035DFF">
        <w:rPr>
          <w:rFonts w:ascii="黑体" w:hAnsi="黑体"/>
          <w:b/>
          <w:sz w:val="21"/>
          <w:szCs w:val="21"/>
        </w:rPr>
        <w:instrText xml:space="preserve"> </w:instrText>
      </w:r>
      <w:r w:rsidR="00950471" w:rsidRPr="00035DFF">
        <w:rPr>
          <w:rFonts w:ascii="黑体" w:hAnsi="黑体"/>
          <w:b/>
          <w:sz w:val="21"/>
          <w:szCs w:val="21"/>
        </w:rPr>
        <w:fldChar w:fldCharType="separate"/>
      </w:r>
      <w:r w:rsidR="00950471">
        <w:rPr>
          <w:rFonts w:ascii="黑体" w:hAnsi="黑体"/>
          <w:b/>
          <w:noProof/>
          <w:sz w:val="21"/>
          <w:szCs w:val="21"/>
        </w:rPr>
        <w:t>7</w:t>
      </w:r>
      <w:r w:rsidR="00950471" w:rsidRPr="00035DFF">
        <w:rPr>
          <w:rFonts w:ascii="黑体" w:hAnsi="黑体"/>
          <w:b/>
          <w:sz w:val="21"/>
          <w:szCs w:val="21"/>
        </w:rPr>
        <w:fldChar w:fldCharType="end"/>
      </w:r>
      <w:r w:rsidRPr="00950471">
        <w:rPr>
          <w:rFonts w:ascii="黑体" w:hAnsi="黑体" w:hint="eastAsia"/>
          <w:b/>
          <w:sz w:val="21"/>
          <w:szCs w:val="21"/>
        </w:rPr>
        <w:t xml:space="preserve"> </w:t>
      </w:r>
      <w:r w:rsidRPr="00950471">
        <w:rPr>
          <w:rFonts w:ascii="黑体" w:hAnsi="黑体" w:hint="eastAsia"/>
          <w:b/>
          <w:sz w:val="21"/>
          <w:szCs w:val="21"/>
        </w:rPr>
        <w:t>书</w:t>
      </w:r>
      <w:r w:rsidRPr="00950471">
        <w:rPr>
          <w:rFonts w:ascii="黑体" w:hAnsi="黑体"/>
          <w:b/>
          <w:sz w:val="21"/>
          <w:szCs w:val="21"/>
        </w:rPr>
        <w:t>刊阅读部分测试用例</w:t>
      </w:r>
      <w:bookmarkEnd w:id="195"/>
    </w:p>
    <w:tbl>
      <w:tblPr>
        <w:tblStyle w:val="aff2"/>
        <w:tblW w:w="0" w:type="auto"/>
        <w:tblLook w:val="04A0" w:firstRow="1" w:lastRow="0" w:firstColumn="1" w:lastColumn="0" w:noHBand="0" w:noVBand="1"/>
      </w:tblPr>
      <w:tblGrid>
        <w:gridCol w:w="993"/>
        <w:gridCol w:w="1275"/>
        <w:gridCol w:w="1418"/>
        <w:gridCol w:w="1276"/>
        <w:gridCol w:w="2976"/>
        <w:gridCol w:w="1123"/>
      </w:tblGrid>
      <w:tr w:rsidR="004C6BD9" w14:paraId="1F6E3D29" w14:textId="77777777" w:rsidTr="004C6BD9">
        <w:tc>
          <w:tcPr>
            <w:tcW w:w="993" w:type="dxa"/>
            <w:tcBorders>
              <w:left w:val="nil"/>
              <w:bottom w:val="single" w:sz="4" w:space="0" w:color="auto"/>
              <w:right w:val="nil"/>
            </w:tcBorders>
          </w:tcPr>
          <w:p w14:paraId="68A4E79A" w14:textId="06DB8D1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编号</w:t>
            </w:r>
          </w:p>
        </w:tc>
        <w:tc>
          <w:tcPr>
            <w:tcW w:w="1275" w:type="dxa"/>
            <w:tcBorders>
              <w:left w:val="nil"/>
              <w:bottom w:val="single" w:sz="4" w:space="0" w:color="auto"/>
              <w:right w:val="nil"/>
            </w:tcBorders>
          </w:tcPr>
          <w:p w14:paraId="1955DBEF" w14:textId="0426CF7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目的</w:t>
            </w:r>
          </w:p>
        </w:tc>
        <w:tc>
          <w:tcPr>
            <w:tcW w:w="1418" w:type="dxa"/>
            <w:tcBorders>
              <w:left w:val="nil"/>
              <w:bottom w:val="single" w:sz="4" w:space="0" w:color="auto"/>
              <w:right w:val="nil"/>
            </w:tcBorders>
          </w:tcPr>
          <w:p w14:paraId="0DE32343" w14:textId="3BE50106"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前序</w:t>
            </w:r>
            <w:r w:rsidRPr="008B730C">
              <w:rPr>
                <w:rFonts w:ascii="宋体" w:eastAsia="宋体" w:hAnsi="宋体" w:cs="宋体"/>
                <w:b/>
                <w:color w:val="000000"/>
                <w:sz w:val="21"/>
                <w:szCs w:val="21"/>
                <w:u w:color="000000"/>
                <w:bdr w:val="nil"/>
                <w:lang w:val="zh-TW"/>
              </w:rPr>
              <w:t>条件</w:t>
            </w:r>
          </w:p>
        </w:tc>
        <w:tc>
          <w:tcPr>
            <w:tcW w:w="1276" w:type="dxa"/>
            <w:tcBorders>
              <w:left w:val="nil"/>
              <w:bottom w:val="single" w:sz="4" w:space="0" w:color="auto"/>
              <w:right w:val="nil"/>
            </w:tcBorders>
          </w:tcPr>
          <w:p w14:paraId="5DCC8719" w14:textId="52BDA77A"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输入</w:t>
            </w:r>
            <w:r w:rsidRPr="008B730C">
              <w:rPr>
                <w:rFonts w:ascii="宋体" w:eastAsia="宋体" w:hAnsi="宋体" w:cs="宋体"/>
                <w:b/>
                <w:color w:val="000000"/>
                <w:sz w:val="21"/>
                <w:szCs w:val="21"/>
                <w:u w:color="000000"/>
                <w:bdr w:val="nil"/>
                <w:lang w:val="zh-TW"/>
              </w:rPr>
              <w:t>操作</w:t>
            </w:r>
          </w:p>
        </w:tc>
        <w:tc>
          <w:tcPr>
            <w:tcW w:w="2976" w:type="dxa"/>
            <w:tcBorders>
              <w:left w:val="nil"/>
              <w:bottom w:val="single" w:sz="4" w:space="0" w:color="auto"/>
              <w:right w:val="nil"/>
            </w:tcBorders>
          </w:tcPr>
          <w:p w14:paraId="0A67A80C" w14:textId="29C3C282"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期望</w:t>
            </w:r>
            <w:r w:rsidRPr="008B730C">
              <w:rPr>
                <w:rFonts w:ascii="宋体" w:eastAsia="宋体" w:hAnsi="宋体" w:cs="宋体"/>
                <w:b/>
                <w:color w:val="000000"/>
                <w:sz w:val="21"/>
                <w:szCs w:val="21"/>
                <w:u w:color="000000"/>
                <w:bdr w:val="nil"/>
                <w:lang w:val="zh-TW"/>
              </w:rPr>
              <w:t>结果</w:t>
            </w:r>
          </w:p>
        </w:tc>
        <w:tc>
          <w:tcPr>
            <w:tcW w:w="1123" w:type="dxa"/>
            <w:tcBorders>
              <w:left w:val="nil"/>
              <w:bottom w:val="single" w:sz="4" w:space="0" w:color="auto"/>
              <w:right w:val="nil"/>
            </w:tcBorders>
          </w:tcPr>
          <w:p w14:paraId="45A67F4B" w14:textId="4C65E9E1" w:rsidR="00E33544" w:rsidRPr="008B730C" w:rsidRDefault="008B730C" w:rsidP="005C7067">
            <w:pPr>
              <w:rPr>
                <w:rFonts w:ascii="宋体" w:eastAsia="宋体" w:hAnsi="宋体" w:cs="宋体"/>
                <w:b/>
                <w:color w:val="000000"/>
                <w:sz w:val="21"/>
                <w:szCs w:val="21"/>
                <w:u w:color="000000"/>
                <w:bdr w:val="nil"/>
                <w:lang w:val="zh-TW"/>
              </w:rPr>
            </w:pPr>
            <w:r w:rsidRPr="008B730C">
              <w:rPr>
                <w:rFonts w:ascii="宋体" w:eastAsia="宋体" w:hAnsi="宋体" w:cs="宋体" w:hint="eastAsia"/>
                <w:b/>
                <w:color w:val="000000"/>
                <w:sz w:val="21"/>
                <w:szCs w:val="21"/>
                <w:u w:color="000000"/>
                <w:bdr w:val="nil"/>
                <w:lang w:val="zh-TW"/>
              </w:rPr>
              <w:t>测试</w:t>
            </w:r>
            <w:r w:rsidRPr="008B730C">
              <w:rPr>
                <w:rFonts w:ascii="宋体" w:eastAsia="宋体" w:hAnsi="宋体" w:cs="宋体"/>
                <w:b/>
                <w:color w:val="000000"/>
                <w:sz w:val="21"/>
                <w:szCs w:val="21"/>
                <w:u w:color="000000"/>
                <w:bdr w:val="nil"/>
                <w:lang w:val="zh-TW"/>
              </w:rPr>
              <w:t>结果</w:t>
            </w:r>
          </w:p>
        </w:tc>
      </w:tr>
      <w:tr w:rsidR="00E33544" w14:paraId="0A764D7E" w14:textId="77777777" w:rsidTr="004C6BD9">
        <w:tc>
          <w:tcPr>
            <w:tcW w:w="993" w:type="dxa"/>
            <w:tcBorders>
              <w:left w:val="nil"/>
              <w:bottom w:val="nil"/>
              <w:right w:val="nil"/>
            </w:tcBorders>
          </w:tcPr>
          <w:p w14:paraId="632D0A5C" w14:textId="14693433" w:rsidR="00E33544" w:rsidRPr="008B730C" w:rsidRDefault="008B730C" w:rsidP="005C7067">
            <w:pPr>
              <w:rPr>
                <w:rFonts w:ascii="宋体" w:eastAsia="PMingLiU" w:hAnsi="宋体" w:cs="宋体"/>
                <w:color w:val="000000"/>
                <w:u w:color="000000"/>
                <w:bdr w:val="nil"/>
                <w:lang w:val="zh-TW" w:eastAsia="zh-TW"/>
              </w:rPr>
            </w:pPr>
            <w:r>
              <w:rPr>
                <w:rFonts w:ascii="宋体" w:eastAsia="PMingLiU" w:hAnsi="宋体" w:cs="宋体"/>
                <w:color w:val="000000"/>
                <w:u w:color="000000"/>
                <w:bdr w:val="nil"/>
                <w:lang w:val="zh-TW" w:eastAsia="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001</w:t>
            </w:r>
          </w:p>
        </w:tc>
        <w:tc>
          <w:tcPr>
            <w:tcW w:w="1275" w:type="dxa"/>
            <w:tcBorders>
              <w:left w:val="nil"/>
              <w:bottom w:val="nil"/>
              <w:right w:val="nil"/>
            </w:tcBorders>
          </w:tcPr>
          <w:p w14:paraId="51F35BAA" w14:textId="40E2AC81" w:rsidR="00E33544" w:rsidRPr="008B730C" w:rsidRDefault="008B730C"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页</w:t>
            </w:r>
            <w:r>
              <w:rPr>
                <w:rFonts w:ascii="宋体" w:hAnsi="宋体" w:cs="宋体"/>
                <w:color w:val="000000"/>
                <w:u w:color="000000"/>
                <w:bdr w:val="nil"/>
                <w:lang w:val="zh-TW"/>
              </w:rPr>
              <w:t>面展示</w:t>
            </w:r>
          </w:p>
        </w:tc>
        <w:tc>
          <w:tcPr>
            <w:tcW w:w="1418" w:type="dxa"/>
            <w:tcBorders>
              <w:left w:val="nil"/>
              <w:bottom w:val="nil"/>
              <w:right w:val="nil"/>
            </w:tcBorders>
          </w:tcPr>
          <w:p w14:paraId="00106659" w14:textId="1BD1389B" w:rsidR="00E33544" w:rsidRPr="008B730C" w:rsidRDefault="008B730C"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用户</w:t>
            </w:r>
            <w:r>
              <w:rPr>
                <w:rFonts w:ascii="宋体" w:hAnsi="宋体" w:cs="宋体"/>
                <w:color w:val="000000"/>
                <w:u w:color="000000"/>
                <w:bdr w:val="nil"/>
                <w:lang w:val="zh-TW"/>
              </w:rPr>
              <w:t>通过浏览器进入</w:t>
            </w:r>
            <w:r>
              <w:rPr>
                <w:rFonts w:ascii="宋体" w:hAnsi="宋体" w:cs="宋体" w:hint="eastAsia"/>
                <w:color w:val="000000"/>
                <w:u w:color="000000"/>
                <w:bdr w:val="nil"/>
                <w:lang w:val="zh-TW"/>
              </w:rPr>
              <w:t>首页</w:t>
            </w:r>
          </w:p>
        </w:tc>
        <w:tc>
          <w:tcPr>
            <w:tcW w:w="1276" w:type="dxa"/>
            <w:tcBorders>
              <w:left w:val="nil"/>
              <w:bottom w:val="nil"/>
              <w:right w:val="nil"/>
            </w:tcBorders>
          </w:tcPr>
          <w:p w14:paraId="103312CA" w14:textId="6A5DD305"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网址</w:t>
            </w:r>
          </w:p>
        </w:tc>
        <w:tc>
          <w:tcPr>
            <w:tcW w:w="2976" w:type="dxa"/>
            <w:tcBorders>
              <w:left w:val="nil"/>
              <w:bottom w:val="nil"/>
              <w:right w:val="nil"/>
            </w:tcBorders>
          </w:tcPr>
          <w:p w14:paraId="12649A8A" w14:textId="6465FE57" w:rsidR="00E33544" w:rsidRPr="008B730C" w:rsidRDefault="008B730C"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w:t>
            </w:r>
            <w:r>
              <w:rPr>
                <w:rFonts w:ascii="宋体" w:hAnsi="宋体" w:cs="宋体"/>
                <w:color w:val="000000"/>
                <w:u w:color="000000"/>
                <w:bdr w:val="nil"/>
                <w:lang w:val="zh-TW"/>
              </w:rPr>
              <w:t>页面，</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w:t>
            </w:r>
            <w:r>
              <w:rPr>
                <w:rFonts w:ascii="宋体" w:hAnsi="宋体" w:cs="宋体" w:hint="eastAsia"/>
                <w:color w:val="000000"/>
                <w:u w:color="000000"/>
                <w:bdr w:val="nil"/>
                <w:lang w:val="zh-TW"/>
              </w:rPr>
              <w:t>收藏</w:t>
            </w:r>
            <w:r>
              <w:rPr>
                <w:rFonts w:ascii="宋体" w:hAnsi="宋体" w:cs="宋体"/>
                <w:color w:val="000000"/>
                <w:u w:color="000000"/>
                <w:bdr w:val="nil"/>
                <w:lang w:val="zh-TW"/>
              </w:rPr>
              <w:t>的图书</w:t>
            </w:r>
            <w:r>
              <w:rPr>
                <w:rFonts w:ascii="宋体" w:hAnsi="宋体" w:cs="宋体" w:hint="eastAsia"/>
                <w:color w:val="000000"/>
                <w:u w:color="000000"/>
                <w:bdr w:val="nil"/>
                <w:lang w:val="zh-TW"/>
              </w:rPr>
              <w:t>。</w:t>
            </w:r>
            <w:r w:rsidR="00BB4E24">
              <w:rPr>
                <w:rFonts w:ascii="宋体" w:hAnsi="宋体" w:cs="宋体" w:hint="eastAsia"/>
                <w:color w:val="000000"/>
                <w:u w:color="000000"/>
                <w:bdr w:val="nil"/>
                <w:lang w:val="zh-TW"/>
              </w:rPr>
              <w:t>当</w:t>
            </w:r>
            <w:r w:rsidR="00BB4E24">
              <w:rPr>
                <w:rFonts w:ascii="宋体" w:hAnsi="宋体" w:cs="宋体"/>
                <w:color w:val="000000"/>
                <w:u w:color="000000"/>
                <w:bdr w:val="nil"/>
                <w:lang w:val="zh-TW"/>
              </w:rPr>
              <w:t>没有收藏图书时，显示发现页面</w:t>
            </w:r>
          </w:p>
        </w:tc>
        <w:tc>
          <w:tcPr>
            <w:tcW w:w="1123" w:type="dxa"/>
            <w:tcBorders>
              <w:left w:val="nil"/>
              <w:bottom w:val="nil"/>
              <w:right w:val="nil"/>
            </w:tcBorders>
          </w:tcPr>
          <w:p w14:paraId="38896862" w14:textId="35AD45F5" w:rsidR="00E33544" w:rsidRPr="00BB4E24" w:rsidRDefault="00BB4E24"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E33544" w14:paraId="5AA78050" w14:textId="77777777" w:rsidTr="004C6BD9">
        <w:tc>
          <w:tcPr>
            <w:tcW w:w="993" w:type="dxa"/>
            <w:tcBorders>
              <w:top w:val="nil"/>
              <w:left w:val="nil"/>
              <w:bottom w:val="nil"/>
              <w:right w:val="nil"/>
            </w:tcBorders>
          </w:tcPr>
          <w:p w14:paraId="77878C86" w14:textId="4E731E86" w:rsidR="00E33544" w:rsidRPr="00BB4E24" w:rsidRDefault="00BB4E24" w:rsidP="005C7067">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002</w:t>
            </w:r>
          </w:p>
        </w:tc>
        <w:tc>
          <w:tcPr>
            <w:tcW w:w="1275" w:type="dxa"/>
            <w:tcBorders>
              <w:top w:val="nil"/>
              <w:left w:val="nil"/>
              <w:bottom w:val="nil"/>
              <w:right w:val="nil"/>
            </w:tcBorders>
          </w:tcPr>
          <w:p w14:paraId="2626E1E6" w14:textId="7E2AB5C7" w:rsidR="00E33544" w:rsidRPr="00F478DF" w:rsidRDefault="00F478DF" w:rsidP="005C7067">
            <w:pPr>
              <w:rPr>
                <w:rFonts w:ascii="宋体" w:hAnsi="宋体" w:cs="宋体"/>
                <w:color w:val="000000"/>
                <w:u w:color="000000"/>
                <w:bdr w:val="nil"/>
                <w:lang w:val="zh-TW"/>
              </w:rPr>
            </w:pPr>
            <w:r>
              <w:rPr>
                <w:rFonts w:ascii="宋体" w:eastAsia="PMingLiU" w:hAnsi="宋体" w:cs="宋体"/>
                <w:color w:val="000000"/>
                <w:u w:color="000000"/>
                <w:bdr w:val="nil"/>
                <w:lang w:val="zh-TW" w:eastAsia="zh-TW"/>
              </w:rPr>
              <w:t>页面</w:t>
            </w:r>
            <w:r>
              <w:rPr>
                <w:rFonts w:ascii="宋体" w:hAnsi="宋体" w:cs="宋体" w:hint="eastAsia"/>
                <w:color w:val="000000"/>
                <w:u w:color="000000"/>
                <w:bdr w:val="nil"/>
                <w:lang w:val="zh-TW"/>
              </w:rPr>
              <w:t>切换</w:t>
            </w:r>
          </w:p>
        </w:tc>
        <w:tc>
          <w:tcPr>
            <w:tcW w:w="1418" w:type="dxa"/>
            <w:tcBorders>
              <w:top w:val="nil"/>
              <w:left w:val="nil"/>
              <w:bottom w:val="nil"/>
              <w:right w:val="nil"/>
            </w:tcBorders>
          </w:tcPr>
          <w:p w14:paraId="3CB4F9B7" w14:textId="2B5042AD"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进入首页</w:t>
            </w:r>
          </w:p>
        </w:tc>
        <w:tc>
          <w:tcPr>
            <w:tcW w:w="1276" w:type="dxa"/>
            <w:tcBorders>
              <w:top w:val="nil"/>
              <w:left w:val="nil"/>
              <w:bottom w:val="nil"/>
              <w:right w:val="nil"/>
            </w:tcBorders>
          </w:tcPr>
          <w:p w14:paraId="05DCAE10" w14:textId="2DFD9731" w:rsidR="00E33544" w:rsidRPr="004C6BD9" w:rsidRDefault="00F478DF"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点击底部</w:t>
            </w:r>
            <w:r>
              <w:rPr>
                <w:rFonts w:ascii="宋体" w:hAnsi="宋体" w:cs="宋体"/>
                <w:color w:val="000000"/>
                <w:u w:color="000000"/>
                <w:bdr w:val="nil"/>
                <w:lang w:val="zh-TW"/>
              </w:rPr>
              <w:t>书架</w:t>
            </w:r>
            <w:r w:rsidR="004C6BD9">
              <w:rPr>
                <w:rFonts w:ascii="宋体" w:hAnsi="宋体" w:cs="宋体" w:hint="eastAsia"/>
                <w:color w:val="000000"/>
                <w:u w:color="000000"/>
                <w:bdr w:val="nil"/>
                <w:lang w:val="zh-TW"/>
              </w:rPr>
              <w:t>\</w:t>
            </w:r>
            <w:r w:rsidR="004C6BD9">
              <w:rPr>
                <w:rFonts w:ascii="宋体" w:hAnsi="宋体" w:cs="宋体" w:hint="eastAsia"/>
                <w:color w:val="000000"/>
                <w:u w:color="000000"/>
                <w:bdr w:val="nil"/>
                <w:lang w:val="zh-TW"/>
              </w:rPr>
              <w:t>发</w:t>
            </w:r>
            <w:r w:rsidR="004C6BD9">
              <w:rPr>
                <w:rFonts w:ascii="宋体" w:eastAsia="PMingLiU" w:hAnsi="宋体" w:cs="宋体"/>
                <w:color w:val="000000"/>
                <w:u w:color="000000"/>
                <w:bdr w:val="nil"/>
                <w:lang w:val="zh-TW" w:eastAsia="zh-TW"/>
              </w:rPr>
              <w:t>现</w:t>
            </w:r>
          </w:p>
        </w:tc>
        <w:tc>
          <w:tcPr>
            <w:tcW w:w="2976" w:type="dxa"/>
            <w:tcBorders>
              <w:top w:val="nil"/>
              <w:left w:val="nil"/>
              <w:bottom w:val="nil"/>
              <w:right w:val="nil"/>
            </w:tcBorders>
          </w:tcPr>
          <w:p w14:paraId="7E0E4159" w14:textId="0A28C7F7"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w:t>
            </w:r>
            <w:r>
              <w:rPr>
                <w:rFonts w:ascii="宋体" w:hAnsi="宋体" w:cs="宋体"/>
                <w:color w:val="000000"/>
                <w:u w:color="000000"/>
                <w:bdr w:val="nil"/>
                <w:lang w:val="zh-TW"/>
              </w:rPr>
              <w:t>书架，显示</w:t>
            </w:r>
            <w:r>
              <w:rPr>
                <w:rFonts w:ascii="宋体" w:hAnsi="宋体" w:cs="宋体" w:hint="eastAsia"/>
                <w:color w:val="000000"/>
                <w:u w:color="000000"/>
                <w:bdr w:val="nil"/>
                <w:lang w:val="zh-TW"/>
              </w:rPr>
              <w:t>自己</w:t>
            </w:r>
            <w:r>
              <w:rPr>
                <w:rFonts w:ascii="宋体" w:hAnsi="宋体" w:cs="宋体"/>
                <w:color w:val="000000"/>
                <w:u w:color="000000"/>
                <w:bdr w:val="nil"/>
                <w:lang w:val="zh-TW"/>
              </w:rPr>
              <w:t>收藏的</w:t>
            </w:r>
            <w:r>
              <w:rPr>
                <w:rFonts w:ascii="宋体" w:hAnsi="宋体" w:cs="宋体" w:hint="eastAsia"/>
                <w:color w:val="000000"/>
                <w:u w:color="000000"/>
                <w:bdr w:val="nil"/>
                <w:lang w:val="zh-TW"/>
              </w:rPr>
              <w:t>书</w:t>
            </w:r>
            <w:r>
              <w:rPr>
                <w:rFonts w:ascii="宋体" w:hAnsi="宋体" w:cs="宋体"/>
                <w:color w:val="000000"/>
                <w:u w:color="000000"/>
                <w:bdr w:val="nil"/>
                <w:lang w:val="zh-TW"/>
              </w:rPr>
              <w:t>刊表表，点击发现显示所有</w:t>
            </w:r>
            <w:r>
              <w:rPr>
                <w:rFonts w:ascii="宋体" w:hAnsi="宋体" w:cs="宋体" w:hint="eastAsia"/>
                <w:color w:val="000000"/>
                <w:u w:color="000000"/>
                <w:bdr w:val="nil"/>
                <w:lang w:val="zh-TW"/>
              </w:rPr>
              <w:t>书</w:t>
            </w:r>
            <w:r>
              <w:rPr>
                <w:rFonts w:ascii="宋体" w:hAnsi="宋体" w:cs="宋体"/>
                <w:color w:val="000000"/>
                <w:u w:color="000000"/>
                <w:bdr w:val="nil"/>
                <w:lang w:val="zh-TW"/>
              </w:rPr>
              <w:t>刊列表</w:t>
            </w:r>
          </w:p>
        </w:tc>
        <w:tc>
          <w:tcPr>
            <w:tcW w:w="1123" w:type="dxa"/>
            <w:tcBorders>
              <w:top w:val="nil"/>
              <w:left w:val="nil"/>
              <w:bottom w:val="nil"/>
              <w:right w:val="nil"/>
            </w:tcBorders>
          </w:tcPr>
          <w:p w14:paraId="03EDF39D" w14:textId="663A48EC" w:rsidR="00E33544"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488F91FB" w14:textId="77777777" w:rsidTr="004C6BD9">
        <w:tc>
          <w:tcPr>
            <w:tcW w:w="993" w:type="dxa"/>
            <w:tcBorders>
              <w:top w:val="nil"/>
              <w:left w:val="nil"/>
              <w:bottom w:val="nil"/>
              <w:right w:val="nil"/>
            </w:tcBorders>
          </w:tcPr>
          <w:p w14:paraId="0F6F903B" w14:textId="123C99D0" w:rsidR="00F478DF" w:rsidRDefault="00F478DF"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003</w:t>
            </w:r>
          </w:p>
        </w:tc>
        <w:tc>
          <w:tcPr>
            <w:tcW w:w="1275" w:type="dxa"/>
            <w:tcBorders>
              <w:top w:val="nil"/>
              <w:left w:val="nil"/>
              <w:bottom w:val="nil"/>
              <w:right w:val="nil"/>
            </w:tcBorders>
          </w:tcPr>
          <w:p w14:paraId="45FCDD28" w14:textId="75A3E4A9" w:rsidR="00F478DF" w:rsidRP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页面展示</w:t>
            </w:r>
          </w:p>
        </w:tc>
        <w:tc>
          <w:tcPr>
            <w:tcW w:w="1418" w:type="dxa"/>
            <w:tcBorders>
              <w:top w:val="nil"/>
              <w:left w:val="nil"/>
              <w:bottom w:val="nil"/>
              <w:right w:val="nil"/>
            </w:tcBorders>
          </w:tcPr>
          <w:p w14:paraId="10BD2A71" w14:textId="07AB6513" w:rsidR="00F478DF" w:rsidRDefault="00F478DF"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p>
        </w:tc>
        <w:tc>
          <w:tcPr>
            <w:tcW w:w="1276" w:type="dxa"/>
            <w:tcBorders>
              <w:top w:val="nil"/>
              <w:left w:val="nil"/>
              <w:bottom w:val="nil"/>
              <w:right w:val="nil"/>
            </w:tcBorders>
          </w:tcPr>
          <w:p w14:paraId="4411DB89" w14:textId="65425CE0"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点击书</w:t>
            </w:r>
            <w:r>
              <w:rPr>
                <w:rFonts w:ascii="宋体" w:hAnsi="宋体" w:cs="宋体"/>
                <w:color w:val="000000"/>
                <w:u w:color="000000"/>
                <w:bdr w:val="nil"/>
                <w:lang w:val="zh-TW"/>
              </w:rPr>
              <w:t>刊列表中</w:t>
            </w:r>
            <w:r>
              <w:rPr>
                <w:rFonts w:ascii="宋体" w:hAnsi="宋体" w:cs="宋体" w:hint="eastAsia"/>
                <w:color w:val="000000"/>
                <w:u w:color="000000"/>
                <w:bdr w:val="nil"/>
                <w:lang w:val="zh-TW"/>
              </w:rPr>
              <w:t>的</w:t>
            </w:r>
            <w:r>
              <w:rPr>
                <w:rFonts w:ascii="宋体" w:hAnsi="宋体" w:cs="宋体"/>
                <w:color w:val="000000"/>
                <w:u w:color="000000"/>
                <w:bdr w:val="nil"/>
                <w:lang w:val="zh-TW"/>
              </w:rPr>
              <w:t>书</w:t>
            </w:r>
          </w:p>
        </w:tc>
        <w:tc>
          <w:tcPr>
            <w:tcW w:w="2976" w:type="dxa"/>
            <w:tcBorders>
              <w:top w:val="nil"/>
              <w:left w:val="nil"/>
              <w:bottom w:val="nil"/>
              <w:right w:val="nil"/>
            </w:tcBorders>
          </w:tcPr>
          <w:p w14:paraId="7C1FF03B" w14:textId="3DF1DCD6"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打开对应</w:t>
            </w:r>
            <w:r>
              <w:rPr>
                <w:rFonts w:ascii="宋体" w:hAnsi="宋体" w:cs="宋体"/>
                <w:color w:val="000000"/>
                <w:u w:color="000000"/>
                <w:bdr w:val="nil"/>
                <w:lang w:val="zh-TW"/>
              </w:rPr>
              <w:t>的书详细页面，可翻页进行阅读</w:t>
            </w:r>
          </w:p>
        </w:tc>
        <w:tc>
          <w:tcPr>
            <w:tcW w:w="1123" w:type="dxa"/>
            <w:tcBorders>
              <w:top w:val="nil"/>
              <w:left w:val="nil"/>
              <w:bottom w:val="nil"/>
              <w:right w:val="nil"/>
            </w:tcBorders>
          </w:tcPr>
          <w:p w14:paraId="705002FD" w14:textId="543D5E6B" w:rsidR="00F478DF"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63EDB9AE" w14:textId="77777777" w:rsidTr="004C6BD9">
        <w:tc>
          <w:tcPr>
            <w:tcW w:w="993" w:type="dxa"/>
            <w:tcBorders>
              <w:top w:val="nil"/>
              <w:left w:val="nil"/>
              <w:bottom w:val="nil"/>
              <w:right w:val="nil"/>
            </w:tcBorders>
          </w:tcPr>
          <w:p w14:paraId="2115EC72" w14:textId="781B5C2A" w:rsidR="00441E63" w:rsidRDefault="00441E63" w:rsidP="00F478DF">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611C9FA3" w14:textId="2E42BDB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搜索</w:t>
            </w:r>
          </w:p>
        </w:tc>
        <w:tc>
          <w:tcPr>
            <w:tcW w:w="1418" w:type="dxa"/>
            <w:tcBorders>
              <w:top w:val="nil"/>
              <w:left w:val="nil"/>
              <w:bottom w:val="nil"/>
              <w:right w:val="nil"/>
            </w:tcBorders>
          </w:tcPr>
          <w:p w14:paraId="22252255" w14:textId="03CB57E9" w:rsidR="00441E63"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进</w:t>
            </w:r>
            <w:r>
              <w:rPr>
                <w:rFonts w:ascii="宋体" w:hAnsi="宋体" w:cs="宋体"/>
                <w:color w:val="000000"/>
                <w:u w:color="000000"/>
                <w:bdr w:val="nil"/>
                <w:lang w:val="zh-TW"/>
              </w:rPr>
              <w:t>入首页</w:t>
            </w:r>
            <w:r>
              <w:rPr>
                <w:rFonts w:ascii="宋体" w:hAnsi="宋体" w:cs="宋体" w:hint="eastAsia"/>
                <w:color w:val="000000"/>
                <w:u w:color="000000"/>
                <w:bdr w:val="nil"/>
                <w:lang w:val="zh-TW"/>
              </w:rPr>
              <w:t>-</w:t>
            </w:r>
            <w:r>
              <w:rPr>
                <w:rFonts w:ascii="宋体" w:hAnsi="宋体" w:cs="宋体" w:hint="eastAsia"/>
                <w:color w:val="000000"/>
                <w:u w:color="000000"/>
                <w:bdr w:val="nil"/>
                <w:lang w:val="zh-TW"/>
              </w:rPr>
              <w:t>发现</w:t>
            </w:r>
          </w:p>
        </w:tc>
        <w:tc>
          <w:tcPr>
            <w:tcW w:w="1276" w:type="dxa"/>
            <w:tcBorders>
              <w:top w:val="nil"/>
              <w:left w:val="nil"/>
              <w:bottom w:val="nil"/>
              <w:right w:val="nil"/>
            </w:tcBorders>
          </w:tcPr>
          <w:p w14:paraId="05A2E2DC" w14:textId="5D23C371"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输入</w:t>
            </w:r>
            <w:r>
              <w:rPr>
                <w:rFonts w:ascii="宋体" w:hAnsi="宋体" w:cs="宋体"/>
                <w:color w:val="000000"/>
                <w:u w:color="000000"/>
                <w:bdr w:val="nil"/>
                <w:lang w:val="zh-TW"/>
              </w:rPr>
              <w:t>关键字</w:t>
            </w:r>
          </w:p>
        </w:tc>
        <w:tc>
          <w:tcPr>
            <w:tcW w:w="2976" w:type="dxa"/>
            <w:tcBorders>
              <w:top w:val="nil"/>
              <w:left w:val="nil"/>
              <w:bottom w:val="nil"/>
              <w:right w:val="nil"/>
            </w:tcBorders>
          </w:tcPr>
          <w:p w14:paraId="54E5CC71" w14:textId="2D5B5A2A"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根据</w:t>
            </w:r>
            <w:r>
              <w:rPr>
                <w:rFonts w:ascii="宋体" w:hAnsi="宋体" w:cs="宋体"/>
                <w:color w:val="000000"/>
                <w:u w:color="000000"/>
                <w:bdr w:val="nil"/>
                <w:lang w:val="zh-TW"/>
              </w:rPr>
              <w:t>输入关键字查询出相关</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列</w:t>
            </w:r>
            <w:r>
              <w:rPr>
                <w:rFonts w:ascii="宋体" w:hAnsi="宋体" w:cs="宋体"/>
                <w:color w:val="000000"/>
                <w:u w:color="000000"/>
                <w:bdr w:val="nil"/>
                <w:lang w:val="zh-TW"/>
              </w:rPr>
              <w:t>表</w:t>
            </w:r>
          </w:p>
        </w:tc>
        <w:tc>
          <w:tcPr>
            <w:tcW w:w="1123" w:type="dxa"/>
            <w:tcBorders>
              <w:top w:val="nil"/>
              <w:left w:val="nil"/>
              <w:bottom w:val="nil"/>
              <w:right w:val="nil"/>
            </w:tcBorders>
          </w:tcPr>
          <w:p w14:paraId="0EE0DF93" w14:textId="543E1EB7" w:rsid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2B3FCAB9" w14:textId="77777777" w:rsidTr="004C6BD9">
        <w:tc>
          <w:tcPr>
            <w:tcW w:w="993" w:type="dxa"/>
            <w:tcBorders>
              <w:top w:val="nil"/>
              <w:left w:val="nil"/>
              <w:bottom w:val="nil"/>
              <w:right w:val="nil"/>
            </w:tcBorders>
          </w:tcPr>
          <w:p w14:paraId="5B20DF8C" w14:textId="536518AD" w:rsidR="00F478DF" w:rsidRDefault="00F478DF" w:rsidP="005C7067">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sidR="004C6BD9">
              <w:rPr>
                <w:rFonts w:ascii="宋体" w:eastAsia="PMingLiU" w:hAnsi="宋体" w:cs="宋体"/>
                <w:color w:val="000000"/>
                <w:u w:color="000000"/>
                <w:bdr w:val="nil"/>
                <w:lang w:val="zh-TW" w:eastAsia="zh-TW"/>
              </w:rPr>
              <w:t>004</w:t>
            </w:r>
          </w:p>
        </w:tc>
        <w:tc>
          <w:tcPr>
            <w:tcW w:w="1275" w:type="dxa"/>
            <w:tcBorders>
              <w:top w:val="nil"/>
              <w:left w:val="nil"/>
              <w:bottom w:val="nil"/>
              <w:right w:val="nil"/>
            </w:tcBorders>
          </w:tcPr>
          <w:p w14:paraId="172CE484" w14:textId="78E9706E"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目录显示</w:t>
            </w:r>
          </w:p>
        </w:tc>
        <w:tc>
          <w:tcPr>
            <w:tcW w:w="1418" w:type="dxa"/>
            <w:tcBorders>
              <w:top w:val="nil"/>
              <w:left w:val="nil"/>
              <w:bottom w:val="nil"/>
              <w:right w:val="nil"/>
            </w:tcBorders>
          </w:tcPr>
          <w:p w14:paraId="30474996" w14:textId="2DDF1CD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39DECAB9" w14:textId="3CD6780A"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3313DCC5" w14:textId="749612CB"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下方显示导航条，点击列表图标，显示</w:t>
            </w:r>
            <w:r>
              <w:rPr>
                <w:rFonts w:ascii="宋体" w:hAnsi="宋体" w:cs="宋体" w:hint="eastAsia"/>
                <w:color w:val="000000"/>
                <w:u w:color="000000"/>
                <w:bdr w:val="nil"/>
                <w:lang w:val="zh-TW"/>
              </w:rPr>
              <w:t>当</w:t>
            </w:r>
            <w:r>
              <w:rPr>
                <w:rFonts w:ascii="宋体" w:hAnsi="宋体" w:cs="宋体"/>
                <w:color w:val="000000"/>
                <w:u w:color="000000"/>
                <w:bdr w:val="nil"/>
                <w:lang w:val="zh-TW"/>
              </w:rPr>
              <w:t>前书的目录列表，点击目录跳转到对应的文章页</w:t>
            </w:r>
          </w:p>
        </w:tc>
        <w:tc>
          <w:tcPr>
            <w:tcW w:w="1123" w:type="dxa"/>
            <w:tcBorders>
              <w:top w:val="nil"/>
              <w:left w:val="nil"/>
              <w:bottom w:val="nil"/>
              <w:right w:val="nil"/>
            </w:tcBorders>
          </w:tcPr>
          <w:p w14:paraId="1C0948EF" w14:textId="2CEB4CA9"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F478DF" w14:paraId="1EA539CB" w14:textId="77777777" w:rsidTr="004C6BD9">
        <w:tc>
          <w:tcPr>
            <w:tcW w:w="993" w:type="dxa"/>
            <w:tcBorders>
              <w:top w:val="nil"/>
              <w:left w:val="nil"/>
              <w:bottom w:val="nil"/>
              <w:right w:val="nil"/>
            </w:tcBorders>
          </w:tcPr>
          <w:p w14:paraId="12B15181" w14:textId="617C9439" w:rsidR="00F478DF" w:rsidRDefault="00F478DF" w:rsidP="004C6BD9">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5</w:t>
            </w:r>
          </w:p>
        </w:tc>
        <w:tc>
          <w:tcPr>
            <w:tcW w:w="1275" w:type="dxa"/>
            <w:tcBorders>
              <w:top w:val="nil"/>
              <w:left w:val="nil"/>
              <w:bottom w:val="nil"/>
              <w:right w:val="nil"/>
            </w:tcBorders>
          </w:tcPr>
          <w:p w14:paraId="37908AC5" w14:textId="3F2ED24F" w:rsidR="00F478DF"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收藏</w:t>
            </w:r>
          </w:p>
        </w:tc>
        <w:tc>
          <w:tcPr>
            <w:tcW w:w="1418" w:type="dxa"/>
            <w:tcBorders>
              <w:top w:val="nil"/>
              <w:left w:val="nil"/>
              <w:bottom w:val="nil"/>
              <w:right w:val="nil"/>
            </w:tcBorders>
          </w:tcPr>
          <w:p w14:paraId="3F28774A" w14:textId="3BF89591"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0E7535EA" w14:textId="49646F6F"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41A2184A" w14:textId="7FD0B13E" w:rsidR="00F478DF"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收藏</w:t>
            </w:r>
            <w:r>
              <w:rPr>
                <w:rFonts w:ascii="宋体" w:hAnsi="宋体" w:cs="宋体"/>
                <w:color w:val="000000"/>
                <w:u w:color="000000"/>
                <w:bdr w:val="nil"/>
                <w:lang w:val="zh-TW"/>
              </w:rPr>
              <w:t>图标，</w:t>
            </w:r>
            <w:r>
              <w:rPr>
                <w:rFonts w:ascii="宋体" w:hAnsi="宋体" w:cs="宋体" w:hint="eastAsia"/>
                <w:color w:val="000000"/>
                <w:u w:color="000000"/>
                <w:bdr w:val="nil"/>
                <w:lang w:val="zh-TW"/>
              </w:rPr>
              <w:t>收藏</w:t>
            </w:r>
            <w:r>
              <w:rPr>
                <w:rFonts w:ascii="宋体" w:hAnsi="宋体" w:cs="宋体"/>
                <w:color w:val="000000"/>
                <w:u w:color="000000"/>
                <w:bdr w:val="nil"/>
                <w:lang w:val="zh-TW"/>
              </w:rPr>
              <w:t>成功，</w:t>
            </w:r>
            <w:r>
              <w:rPr>
                <w:rFonts w:ascii="宋体" w:hAnsi="宋体" w:cs="宋体" w:hint="eastAsia"/>
                <w:color w:val="000000"/>
                <w:u w:color="000000"/>
                <w:bdr w:val="nil"/>
                <w:lang w:val="zh-TW"/>
              </w:rPr>
              <w:t>书</w:t>
            </w:r>
            <w:r>
              <w:rPr>
                <w:rFonts w:ascii="宋体" w:hAnsi="宋体" w:cs="宋体"/>
                <w:color w:val="000000"/>
                <w:u w:color="000000"/>
                <w:bdr w:val="nil"/>
                <w:lang w:val="zh-TW"/>
              </w:rPr>
              <w:t>架中显示该</w:t>
            </w:r>
            <w:r>
              <w:rPr>
                <w:rFonts w:ascii="宋体" w:hAnsi="宋体" w:cs="宋体" w:hint="eastAsia"/>
                <w:color w:val="000000"/>
                <w:u w:color="000000"/>
                <w:bdr w:val="nil"/>
                <w:lang w:val="zh-TW"/>
              </w:rPr>
              <w:t>书</w:t>
            </w:r>
            <w:r>
              <w:rPr>
                <w:rFonts w:ascii="宋体" w:hAnsi="宋体" w:cs="宋体"/>
                <w:color w:val="000000"/>
                <w:u w:color="000000"/>
                <w:bdr w:val="nil"/>
                <w:lang w:val="zh-TW"/>
              </w:rPr>
              <w:t>刊</w:t>
            </w:r>
            <w:r>
              <w:rPr>
                <w:rFonts w:ascii="宋体" w:hAnsi="宋体" w:cs="宋体" w:hint="eastAsia"/>
                <w:color w:val="000000"/>
                <w:u w:color="000000"/>
                <w:bdr w:val="nil"/>
                <w:lang w:val="zh-TW"/>
              </w:rPr>
              <w:t xml:space="preserve"> </w:t>
            </w:r>
          </w:p>
        </w:tc>
        <w:tc>
          <w:tcPr>
            <w:tcW w:w="1123" w:type="dxa"/>
            <w:tcBorders>
              <w:top w:val="nil"/>
              <w:left w:val="nil"/>
              <w:bottom w:val="nil"/>
              <w:right w:val="nil"/>
            </w:tcBorders>
          </w:tcPr>
          <w:p w14:paraId="028AB743" w14:textId="2D96536E" w:rsidR="00F478DF"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062A6B63" w14:textId="77777777" w:rsidTr="004C6BD9">
        <w:tc>
          <w:tcPr>
            <w:tcW w:w="993" w:type="dxa"/>
            <w:tcBorders>
              <w:top w:val="nil"/>
              <w:left w:val="nil"/>
              <w:bottom w:val="nil"/>
              <w:right w:val="nil"/>
            </w:tcBorders>
          </w:tcPr>
          <w:p w14:paraId="66F25254" w14:textId="11A7B3F2" w:rsidR="00E33544" w:rsidRDefault="00F478DF" w:rsidP="004C6BD9">
            <w:pPr>
              <w:rPr>
                <w:rFonts w:ascii="宋体" w:eastAsia="PMingLiU" w:hAnsi="宋体" w:cs="宋体"/>
                <w:color w:val="000000"/>
                <w:u w:color="000000"/>
                <w:bdr w:val="nil"/>
                <w:lang w:val="zh-TW" w:eastAsia="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C6BD9">
              <w:rPr>
                <w:rFonts w:ascii="宋体" w:eastAsia="PMingLiU" w:hAnsi="宋体" w:cs="宋体"/>
                <w:color w:val="000000"/>
                <w:u w:color="000000"/>
                <w:bdr w:val="nil"/>
                <w:lang w:val="zh-TW" w:eastAsia="zh-TW"/>
              </w:rPr>
              <w:t>6</w:t>
            </w:r>
          </w:p>
        </w:tc>
        <w:tc>
          <w:tcPr>
            <w:tcW w:w="1275" w:type="dxa"/>
            <w:tcBorders>
              <w:top w:val="nil"/>
              <w:left w:val="nil"/>
              <w:bottom w:val="nil"/>
              <w:right w:val="nil"/>
            </w:tcBorders>
          </w:tcPr>
          <w:p w14:paraId="794D557A" w14:textId="69AEFB3E" w:rsidR="00E33544" w:rsidRPr="004C6BD9" w:rsidRDefault="004C6BD9" w:rsidP="005C7067">
            <w:pPr>
              <w:rPr>
                <w:rFonts w:ascii="宋体" w:hAnsi="宋体" w:cs="宋体"/>
                <w:color w:val="000000"/>
                <w:u w:color="000000"/>
                <w:bdr w:val="nil"/>
                <w:lang w:val="zh-TW"/>
              </w:rPr>
            </w:pPr>
            <w:r>
              <w:rPr>
                <w:rFonts w:ascii="宋体" w:hAnsi="宋体" w:cs="宋体" w:hint="eastAsia"/>
                <w:color w:val="000000"/>
                <w:u w:color="000000"/>
                <w:bdr w:val="nil"/>
                <w:lang w:val="zh-TW"/>
              </w:rPr>
              <w:t>下载</w:t>
            </w:r>
          </w:p>
        </w:tc>
        <w:tc>
          <w:tcPr>
            <w:tcW w:w="1418" w:type="dxa"/>
            <w:tcBorders>
              <w:top w:val="nil"/>
              <w:left w:val="nil"/>
              <w:bottom w:val="nil"/>
              <w:right w:val="nil"/>
            </w:tcBorders>
          </w:tcPr>
          <w:p w14:paraId="26D517EB" w14:textId="4E621EA3"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580349BE" w14:textId="0DF2761D" w:rsidR="00E33544" w:rsidRDefault="00441E63" w:rsidP="005C7067">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单击</w:t>
            </w:r>
            <w:r>
              <w:rPr>
                <w:rFonts w:ascii="宋体" w:hAnsi="宋体" w:cs="宋体"/>
                <w:color w:val="000000"/>
                <w:u w:color="000000"/>
                <w:bdr w:val="nil"/>
                <w:lang w:val="zh-TW"/>
              </w:rPr>
              <w:t>屏幕</w:t>
            </w:r>
          </w:p>
        </w:tc>
        <w:tc>
          <w:tcPr>
            <w:tcW w:w="2976" w:type="dxa"/>
            <w:tcBorders>
              <w:top w:val="nil"/>
              <w:left w:val="nil"/>
              <w:bottom w:val="nil"/>
              <w:right w:val="nil"/>
            </w:tcBorders>
          </w:tcPr>
          <w:p w14:paraId="1130E0C8" w14:textId="5E72A73F" w:rsidR="00E33544" w:rsidRDefault="00441E63"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下方显示导航条，点击</w:t>
            </w:r>
            <w:r>
              <w:rPr>
                <w:rFonts w:ascii="宋体" w:hAnsi="宋体" w:cs="宋体" w:hint="eastAsia"/>
                <w:color w:val="000000"/>
                <w:u w:color="000000"/>
                <w:bdr w:val="nil"/>
                <w:lang w:val="zh-TW"/>
              </w:rPr>
              <w:t>下</w:t>
            </w:r>
            <w:r>
              <w:rPr>
                <w:rFonts w:ascii="宋体" w:hAnsi="宋体" w:cs="宋体"/>
                <w:color w:val="000000"/>
                <w:u w:color="000000"/>
                <w:bdr w:val="nil"/>
                <w:lang w:val="zh-TW"/>
              </w:rPr>
              <w:t>载图标，</w:t>
            </w:r>
            <w:r>
              <w:rPr>
                <w:rFonts w:ascii="宋体" w:hAnsi="宋体" w:cs="宋体" w:hint="eastAsia"/>
                <w:color w:val="000000"/>
                <w:u w:color="000000"/>
                <w:bdr w:val="nil"/>
                <w:lang w:val="zh-TW"/>
              </w:rPr>
              <w:t>下载</w:t>
            </w:r>
            <w:r>
              <w:rPr>
                <w:rFonts w:ascii="宋体" w:hAnsi="宋体" w:cs="宋体"/>
                <w:color w:val="000000"/>
                <w:u w:color="000000"/>
                <w:bdr w:val="nil"/>
                <w:lang w:val="zh-TW"/>
              </w:rPr>
              <w:t>书刊为</w:t>
            </w:r>
            <w:r>
              <w:rPr>
                <w:rFonts w:ascii="宋体" w:hAnsi="宋体" w:cs="宋体" w:hint="eastAsia"/>
                <w:color w:val="000000"/>
                <w:u w:color="000000"/>
                <w:bdr w:val="nil"/>
                <w:lang w:val="zh-TW"/>
              </w:rPr>
              <w:t>EPUB</w:t>
            </w:r>
            <w:r>
              <w:rPr>
                <w:rFonts w:ascii="宋体" w:hAnsi="宋体" w:cs="宋体" w:hint="eastAsia"/>
                <w:color w:val="000000"/>
                <w:u w:color="000000"/>
                <w:bdr w:val="nil"/>
                <w:lang w:val="zh-TW"/>
              </w:rPr>
              <w:t>格式</w:t>
            </w:r>
            <w:r>
              <w:rPr>
                <w:rFonts w:ascii="宋体" w:eastAsia="PMingLiU" w:hAnsi="宋体" w:cs="宋体"/>
                <w:color w:val="000000"/>
                <w:u w:color="000000"/>
                <w:bdr w:val="nil"/>
                <w:lang w:val="zh-TW" w:eastAsia="zh-TW"/>
              </w:rPr>
              <w:t>到本地</w:t>
            </w:r>
            <w:r>
              <w:rPr>
                <w:rFonts w:ascii="宋体" w:eastAsia="PMingLiU" w:hAnsi="宋体" w:cs="宋体" w:hint="eastAsia"/>
                <w:color w:val="000000"/>
                <w:u w:color="000000"/>
                <w:bdr w:val="nil"/>
                <w:lang w:val="zh-TW" w:eastAsia="zh-TW"/>
              </w:rPr>
              <w:t xml:space="preserve"> </w:t>
            </w:r>
          </w:p>
        </w:tc>
        <w:tc>
          <w:tcPr>
            <w:tcW w:w="1123" w:type="dxa"/>
            <w:tcBorders>
              <w:top w:val="nil"/>
              <w:left w:val="nil"/>
              <w:bottom w:val="nil"/>
              <w:right w:val="nil"/>
            </w:tcBorders>
          </w:tcPr>
          <w:p w14:paraId="1B2C1B92" w14:textId="7BCAAD71" w:rsidR="00E33544" w:rsidRPr="00441E63" w:rsidRDefault="00441E63" w:rsidP="005C7067">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C6BD9" w14:paraId="1D816C0C" w14:textId="77777777" w:rsidTr="00441E63">
        <w:tc>
          <w:tcPr>
            <w:tcW w:w="993" w:type="dxa"/>
            <w:tcBorders>
              <w:top w:val="nil"/>
              <w:left w:val="nil"/>
              <w:bottom w:val="nil"/>
              <w:right w:val="nil"/>
            </w:tcBorders>
          </w:tcPr>
          <w:p w14:paraId="41903D46" w14:textId="77F99F9E" w:rsidR="004C6BD9" w:rsidRDefault="004C6BD9"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w:t>
            </w:r>
            <w:r w:rsidR="00441E63">
              <w:rPr>
                <w:rFonts w:ascii="宋体" w:eastAsia="PMingLiU" w:hAnsi="宋体" w:cs="宋体"/>
                <w:color w:val="000000"/>
                <w:u w:color="000000"/>
                <w:bdr w:val="nil"/>
                <w:lang w:val="zh-TW" w:eastAsia="zh-TW"/>
              </w:rPr>
              <w:t>7</w:t>
            </w:r>
          </w:p>
        </w:tc>
        <w:tc>
          <w:tcPr>
            <w:tcW w:w="1275" w:type="dxa"/>
            <w:tcBorders>
              <w:top w:val="nil"/>
              <w:left w:val="nil"/>
              <w:bottom w:val="nil"/>
              <w:right w:val="nil"/>
            </w:tcBorders>
          </w:tcPr>
          <w:p w14:paraId="558B8DC1" w14:textId="4429D692" w:rsidR="004C6BD9" w:rsidRPr="004C6BD9"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设置</w:t>
            </w:r>
            <w:r>
              <w:rPr>
                <w:rFonts w:ascii="宋体" w:hAnsi="宋体" w:cs="宋体"/>
                <w:color w:val="000000"/>
                <w:u w:color="000000"/>
                <w:bdr w:val="nil"/>
                <w:lang w:val="zh-TW"/>
              </w:rPr>
              <w:t>阅读样式</w:t>
            </w:r>
          </w:p>
        </w:tc>
        <w:tc>
          <w:tcPr>
            <w:tcW w:w="1418" w:type="dxa"/>
            <w:tcBorders>
              <w:top w:val="nil"/>
              <w:left w:val="nil"/>
              <w:bottom w:val="nil"/>
              <w:right w:val="nil"/>
            </w:tcBorders>
          </w:tcPr>
          <w:p w14:paraId="65CA1175" w14:textId="59EED866"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nil"/>
              <w:right w:val="nil"/>
            </w:tcBorders>
          </w:tcPr>
          <w:p w14:paraId="140CA85F" w14:textId="3FBA4397"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双击</w:t>
            </w:r>
            <w:r>
              <w:rPr>
                <w:rFonts w:ascii="宋体" w:hAnsi="宋体" w:cs="宋体"/>
                <w:color w:val="000000"/>
                <w:u w:color="000000"/>
                <w:bdr w:val="nil"/>
                <w:lang w:val="zh-TW"/>
              </w:rPr>
              <w:t>屏幕</w:t>
            </w:r>
          </w:p>
        </w:tc>
        <w:tc>
          <w:tcPr>
            <w:tcW w:w="2976" w:type="dxa"/>
            <w:tcBorders>
              <w:top w:val="nil"/>
              <w:left w:val="nil"/>
              <w:bottom w:val="nil"/>
              <w:right w:val="nil"/>
            </w:tcBorders>
          </w:tcPr>
          <w:p w14:paraId="44A40972" w14:textId="59EA2AF7" w:rsidR="004C6BD9" w:rsidRDefault="00950471" w:rsidP="004C6BD9">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屏幕</w:t>
            </w:r>
            <w:r>
              <w:rPr>
                <w:rFonts w:ascii="宋体" w:hAnsi="宋体" w:cs="宋体"/>
                <w:color w:val="000000"/>
                <w:u w:color="000000"/>
                <w:bdr w:val="nil"/>
                <w:lang w:val="zh-TW"/>
              </w:rPr>
              <w:t>下方显示</w:t>
            </w:r>
            <w:r>
              <w:rPr>
                <w:rFonts w:ascii="宋体" w:hAnsi="宋体" w:cs="宋体" w:hint="eastAsia"/>
                <w:color w:val="000000"/>
                <w:u w:color="000000"/>
                <w:bdr w:val="nil"/>
                <w:lang w:val="zh-TW"/>
              </w:rPr>
              <w:t>样式</w:t>
            </w:r>
            <w:r>
              <w:rPr>
                <w:rFonts w:ascii="宋体" w:hAnsi="宋体" w:cs="宋体"/>
                <w:color w:val="000000"/>
                <w:u w:color="000000"/>
                <w:bdr w:val="nil"/>
                <w:lang w:val="zh-TW"/>
              </w:rPr>
              <w:t>设置导航条，</w:t>
            </w:r>
            <w:r>
              <w:rPr>
                <w:rFonts w:ascii="宋体" w:hAnsi="宋体" w:cs="宋体" w:hint="eastAsia"/>
                <w:color w:val="000000"/>
                <w:u w:color="000000"/>
                <w:bdr w:val="nil"/>
                <w:lang w:val="zh-TW"/>
              </w:rPr>
              <w:t>可设置背景</w:t>
            </w:r>
            <w:r>
              <w:rPr>
                <w:rFonts w:ascii="宋体" w:hAnsi="宋体" w:cs="宋体"/>
                <w:color w:val="000000"/>
                <w:u w:color="000000"/>
                <w:bdr w:val="nil"/>
                <w:lang w:val="zh-TW"/>
              </w:rPr>
              <w:t>色，</w:t>
            </w:r>
            <w:r>
              <w:rPr>
                <w:rFonts w:ascii="宋体" w:hAnsi="宋体" w:cs="宋体" w:hint="eastAsia"/>
                <w:color w:val="000000"/>
                <w:u w:color="000000"/>
                <w:bdr w:val="nil"/>
                <w:lang w:val="zh-TW"/>
              </w:rPr>
              <w:t>字体</w:t>
            </w:r>
            <w:r>
              <w:rPr>
                <w:rFonts w:ascii="宋体" w:hAnsi="宋体" w:cs="宋体"/>
                <w:color w:val="000000"/>
                <w:u w:color="000000"/>
                <w:bdr w:val="nil"/>
                <w:lang w:val="zh-TW"/>
              </w:rPr>
              <w:t>大小，行间距。双击</w:t>
            </w:r>
            <w:r>
              <w:rPr>
                <w:rFonts w:ascii="宋体" w:hAnsi="宋体" w:cs="宋体" w:hint="eastAsia"/>
                <w:color w:val="000000"/>
                <w:u w:color="000000"/>
                <w:bdr w:val="nil"/>
                <w:lang w:val="zh-TW"/>
              </w:rPr>
              <w:t>屏幕</w:t>
            </w:r>
            <w:r>
              <w:rPr>
                <w:rFonts w:ascii="宋体" w:hAnsi="宋体" w:cs="宋体"/>
                <w:color w:val="000000"/>
                <w:u w:color="000000"/>
                <w:bdr w:val="nil"/>
                <w:lang w:val="zh-TW"/>
              </w:rPr>
              <w:t>，关闭导航条。</w:t>
            </w:r>
          </w:p>
        </w:tc>
        <w:tc>
          <w:tcPr>
            <w:tcW w:w="1123" w:type="dxa"/>
            <w:tcBorders>
              <w:top w:val="nil"/>
              <w:left w:val="nil"/>
              <w:bottom w:val="nil"/>
              <w:right w:val="nil"/>
            </w:tcBorders>
          </w:tcPr>
          <w:p w14:paraId="640B3872" w14:textId="19DBAAC2" w:rsidR="004C6BD9" w:rsidRPr="00950471" w:rsidRDefault="00950471" w:rsidP="004C6BD9">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r w:rsidR="00441E63" w14:paraId="396C080E" w14:textId="77777777" w:rsidTr="004C6BD9">
        <w:tc>
          <w:tcPr>
            <w:tcW w:w="993" w:type="dxa"/>
            <w:tcBorders>
              <w:top w:val="nil"/>
              <w:left w:val="nil"/>
              <w:bottom w:val="single" w:sz="4" w:space="0" w:color="auto"/>
              <w:right w:val="nil"/>
            </w:tcBorders>
          </w:tcPr>
          <w:p w14:paraId="6DF23E50" w14:textId="49AF3854" w:rsidR="00441E63" w:rsidRDefault="00441E63" w:rsidP="00441E63">
            <w:pPr>
              <w:rPr>
                <w:rFonts w:ascii="宋体" w:hAnsi="宋体" w:cs="宋体"/>
                <w:color w:val="000000"/>
                <w:u w:color="000000"/>
                <w:bdr w:val="nil"/>
                <w:lang w:val="zh-TW"/>
              </w:rPr>
            </w:pPr>
            <w:r>
              <w:rPr>
                <w:rFonts w:ascii="宋体" w:hAnsi="宋体" w:cs="宋体"/>
                <w:color w:val="000000"/>
                <w:u w:color="000000"/>
                <w:bdr w:val="nil"/>
                <w:lang w:val="zh-TW"/>
              </w:rPr>
              <w:t>i</w:t>
            </w:r>
            <w:r>
              <w:rPr>
                <w:rFonts w:ascii="宋体" w:hAnsi="宋体" w:cs="宋体" w:hint="eastAsia"/>
                <w:color w:val="000000"/>
                <w:u w:color="000000"/>
                <w:bdr w:val="nil"/>
                <w:lang w:val="zh-TW"/>
              </w:rPr>
              <w:t>t-</w:t>
            </w:r>
            <w:r>
              <w:rPr>
                <w:rFonts w:ascii="宋体" w:eastAsia="PMingLiU" w:hAnsi="宋体" w:cs="宋体"/>
                <w:color w:val="000000"/>
                <w:u w:color="000000"/>
                <w:bdr w:val="nil"/>
                <w:lang w:val="zh-TW" w:eastAsia="zh-TW"/>
              </w:rPr>
              <w:t>008</w:t>
            </w:r>
          </w:p>
        </w:tc>
        <w:tc>
          <w:tcPr>
            <w:tcW w:w="1275" w:type="dxa"/>
            <w:tcBorders>
              <w:top w:val="nil"/>
              <w:left w:val="nil"/>
              <w:bottom w:val="single" w:sz="4" w:space="0" w:color="auto"/>
              <w:right w:val="nil"/>
            </w:tcBorders>
          </w:tcPr>
          <w:p w14:paraId="014D7EEC" w14:textId="3BD9FA97" w:rsidR="00441E63" w:rsidRDefault="00441E63" w:rsidP="00441E63">
            <w:pPr>
              <w:rPr>
                <w:rFonts w:ascii="宋体" w:hAnsi="宋体" w:cs="宋体"/>
                <w:color w:val="000000"/>
                <w:u w:color="000000"/>
                <w:bdr w:val="nil"/>
                <w:lang w:val="zh-TW"/>
              </w:rPr>
            </w:pPr>
            <w:r>
              <w:rPr>
                <w:rFonts w:ascii="宋体" w:hAnsi="宋体" w:cs="宋体" w:hint="eastAsia"/>
                <w:color w:val="000000"/>
                <w:u w:color="000000"/>
                <w:bdr w:val="nil"/>
                <w:lang w:val="zh-TW"/>
              </w:rPr>
              <w:t>离线</w:t>
            </w:r>
            <w:r>
              <w:rPr>
                <w:rFonts w:ascii="宋体" w:hAnsi="宋体" w:cs="宋体"/>
                <w:color w:val="000000"/>
                <w:u w:color="000000"/>
                <w:bdr w:val="nil"/>
                <w:lang w:val="zh-TW"/>
              </w:rPr>
              <w:t>阅读</w:t>
            </w:r>
          </w:p>
        </w:tc>
        <w:tc>
          <w:tcPr>
            <w:tcW w:w="1418" w:type="dxa"/>
            <w:tcBorders>
              <w:top w:val="nil"/>
              <w:left w:val="nil"/>
              <w:bottom w:val="single" w:sz="4" w:space="0" w:color="auto"/>
              <w:right w:val="nil"/>
            </w:tcBorders>
          </w:tcPr>
          <w:p w14:paraId="150AE0F4" w14:textId="19E29B9F" w:rsidR="00441E63" w:rsidRDefault="00950471" w:rsidP="00441E63">
            <w:pPr>
              <w:rPr>
                <w:rFonts w:ascii="宋体" w:eastAsia="PMingLiU" w:hAnsi="宋体" w:cs="宋体"/>
                <w:color w:val="000000"/>
                <w:u w:color="000000"/>
                <w:bdr w:val="nil"/>
                <w:lang w:val="zh-TW" w:eastAsia="zh-TW"/>
              </w:rPr>
            </w:pPr>
            <w:r>
              <w:rPr>
                <w:rFonts w:ascii="宋体" w:hAnsi="宋体" w:cs="宋体" w:hint="eastAsia"/>
                <w:color w:val="000000"/>
                <w:u w:color="000000"/>
                <w:bdr w:val="nil"/>
                <w:lang w:val="zh-TW"/>
              </w:rPr>
              <w:t>阅读</w:t>
            </w:r>
            <w:r>
              <w:rPr>
                <w:rFonts w:ascii="宋体" w:hAnsi="宋体" w:cs="宋体"/>
                <w:color w:val="000000"/>
                <w:u w:color="000000"/>
                <w:bdr w:val="nil"/>
                <w:lang w:val="zh-TW"/>
              </w:rPr>
              <w:t>书刊</w:t>
            </w:r>
            <w:r>
              <w:rPr>
                <w:rFonts w:ascii="宋体" w:hAnsi="宋体" w:cs="宋体" w:hint="eastAsia"/>
                <w:color w:val="000000"/>
                <w:u w:color="000000"/>
                <w:bdr w:val="nil"/>
                <w:lang w:val="zh-TW"/>
              </w:rPr>
              <w:t>页</w:t>
            </w:r>
            <w:r>
              <w:rPr>
                <w:rFonts w:ascii="宋体" w:hAnsi="宋体" w:cs="宋体"/>
                <w:color w:val="000000"/>
                <w:u w:color="000000"/>
                <w:bdr w:val="nil"/>
                <w:lang w:val="zh-TW"/>
              </w:rPr>
              <w:t>面</w:t>
            </w:r>
          </w:p>
        </w:tc>
        <w:tc>
          <w:tcPr>
            <w:tcW w:w="1276" w:type="dxa"/>
            <w:tcBorders>
              <w:top w:val="nil"/>
              <w:left w:val="nil"/>
              <w:bottom w:val="single" w:sz="4" w:space="0" w:color="auto"/>
              <w:right w:val="nil"/>
            </w:tcBorders>
          </w:tcPr>
          <w:p w14:paraId="5D64B37A" w14:textId="1D40769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第</w:t>
            </w:r>
            <w:r>
              <w:rPr>
                <w:rFonts w:ascii="宋体" w:hAnsi="宋体" w:cs="宋体"/>
                <w:color w:val="000000"/>
                <w:u w:color="000000"/>
                <w:bdr w:val="nil"/>
                <w:lang w:val="zh-TW"/>
              </w:rPr>
              <w:t>二次打开页面</w:t>
            </w:r>
          </w:p>
        </w:tc>
        <w:tc>
          <w:tcPr>
            <w:tcW w:w="2976" w:type="dxa"/>
            <w:tcBorders>
              <w:top w:val="nil"/>
              <w:left w:val="nil"/>
              <w:bottom w:val="single" w:sz="4" w:space="0" w:color="auto"/>
              <w:right w:val="nil"/>
            </w:tcBorders>
          </w:tcPr>
          <w:p w14:paraId="7B46358F" w14:textId="357178E7"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关闭网</w:t>
            </w:r>
            <w:r>
              <w:rPr>
                <w:rFonts w:ascii="宋体" w:hAnsi="宋体" w:cs="宋体"/>
                <w:color w:val="000000"/>
                <w:u w:color="000000"/>
                <w:bdr w:val="nil"/>
                <w:lang w:val="zh-TW"/>
              </w:rPr>
              <w:t>络连接，数据返</w:t>
            </w:r>
            <w:r>
              <w:rPr>
                <w:rFonts w:ascii="宋体" w:hAnsi="宋体" w:cs="宋体" w:hint="eastAsia"/>
                <w:color w:val="000000"/>
                <w:u w:color="000000"/>
                <w:bdr w:val="nil"/>
                <w:lang w:val="zh-TW"/>
              </w:rPr>
              <w:t>回</w:t>
            </w:r>
            <w:r>
              <w:rPr>
                <w:rFonts w:ascii="宋体" w:hAnsi="宋体" w:cs="宋体"/>
                <w:color w:val="000000"/>
                <w:u w:color="000000"/>
                <w:bdr w:val="nil"/>
                <w:lang w:val="zh-TW"/>
              </w:rPr>
              <w:t>正常</w:t>
            </w:r>
          </w:p>
        </w:tc>
        <w:tc>
          <w:tcPr>
            <w:tcW w:w="1123" w:type="dxa"/>
            <w:tcBorders>
              <w:top w:val="nil"/>
              <w:left w:val="nil"/>
              <w:bottom w:val="single" w:sz="4" w:space="0" w:color="auto"/>
              <w:right w:val="nil"/>
            </w:tcBorders>
          </w:tcPr>
          <w:p w14:paraId="4F819633" w14:textId="783F275D" w:rsidR="00441E63" w:rsidRPr="00950471" w:rsidRDefault="00950471" w:rsidP="00441E63">
            <w:pPr>
              <w:rPr>
                <w:rFonts w:ascii="宋体" w:hAnsi="宋体" w:cs="宋体"/>
                <w:color w:val="000000"/>
                <w:u w:color="000000"/>
                <w:bdr w:val="nil"/>
                <w:lang w:val="zh-TW"/>
              </w:rPr>
            </w:pPr>
            <w:r>
              <w:rPr>
                <w:rFonts w:ascii="宋体" w:hAnsi="宋体" w:cs="宋体" w:hint="eastAsia"/>
                <w:color w:val="000000"/>
                <w:u w:color="000000"/>
                <w:bdr w:val="nil"/>
                <w:lang w:val="zh-TW"/>
              </w:rPr>
              <w:t>通过</w:t>
            </w:r>
          </w:p>
        </w:tc>
      </w:tr>
    </w:tbl>
    <w:p w14:paraId="4F4C47E7" w14:textId="2BD14D7E" w:rsidR="00E33544" w:rsidRPr="00741724" w:rsidRDefault="00741724" w:rsidP="005C7067">
      <w:pPr>
        <w:ind w:firstLine="480"/>
        <w:rPr>
          <w:rFonts w:ascii="宋体" w:eastAsiaTheme="minorEastAsia" w:hAnsi="宋体" w:cs="宋体"/>
          <w:color w:val="000000"/>
          <w:kern w:val="2"/>
          <w:u w:color="000000"/>
          <w:bdr w:val="nil"/>
          <w:lang w:val="zh-TW"/>
        </w:rPr>
      </w:pPr>
      <w:r>
        <w:rPr>
          <w:rFonts w:ascii="宋体" w:eastAsiaTheme="minorEastAsia" w:hAnsi="宋体" w:cs="宋体" w:hint="eastAsia"/>
          <w:color w:val="000000"/>
          <w:kern w:val="2"/>
          <w:u w:color="000000"/>
          <w:bdr w:val="nil"/>
          <w:lang w:val="zh-TW"/>
        </w:rPr>
        <w:t>测试</w:t>
      </w:r>
      <w:r>
        <w:rPr>
          <w:rFonts w:ascii="宋体" w:eastAsiaTheme="minorEastAsia" w:hAnsi="宋体" w:cs="宋体"/>
          <w:color w:val="000000"/>
          <w:kern w:val="2"/>
          <w:u w:color="000000"/>
          <w:bdr w:val="nil"/>
          <w:lang w:val="zh-TW"/>
        </w:rPr>
        <w:t>结</w:t>
      </w:r>
      <w:r w:rsidR="008B0C51">
        <w:rPr>
          <w:rFonts w:ascii="宋体" w:eastAsiaTheme="minorEastAsia" w:hAnsi="宋体" w:cs="宋体"/>
          <w:color w:val="000000"/>
          <w:kern w:val="2"/>
          <w:u w:color="000000"/>
          <w:bdr w:val="nil"/>
          <w:lang w:val="zh-TW"/>
        </w:rPr>
        <w:t>果</w:t>
      </w:r>
      <w:r w:rsidR="008B0C51">
        <w:rPr>
          <w:rFonts w:ascii="宋体" w:eastAsiaTheme="minorEastAsia" w:hAnsi="宋体" w:cs="宋体" w:hint="eastAsia"/>
          <w:color w:val="000000"/>
          <w:kern w:val="2"/>
          <w:u w:color="000000"/>
          <w:bdr w:val="nil"/>
          <w:lang w:val="zh-TW"/>
        </w:rPr>
        <w:t>通</w:t>
      </w:r>
      <w:r w:rsidR="008B0C51">
        <w:rPr>
          <w:rFonts w:ascii="宋体" w:eastAsiaTheme="minorEastAsia" w:hAnsi="宋体" w:cs="宋体"/>
          <w:color w:val="000000"/>
          <w:kern w:val="2"/>
          <w:u w:color="000000"/>
          <w:bdr w:val="nil"/>
          <w:lang w:val="zh-TW"/>
        </w:rPr>
        <w:t>过</w:t>
      </w:r>
      <w:r>
        <w:rPr>
          <w:rFonts w:ascii="宋体" w:eastAsiaTheme="minorEastAsia" w:hAnsi="宋体" w:cs="宋体"/>
          <w:color w:val="000000"/>
          <w:kern w:val="2"/>
          <w:u w:color="000000"/>
          <w:bdr w:val="nil"/>
          <w:lang w:val="zh-TW"/>
        </w:rPr>
        <w:t>。</w:t>
      </w:r>
    </w:p>
    <w:p w14:paraId="730E8BD0" w14:textId="4960EF58" w:rsidR="007129A4" w:rsidRDefault="00DD2F75" w:rsidP="00614EC6">
      <w:pPr>
        <w:pStyle w:val="2"/>
      </w:pPr>
      <w:bookmarkStart w:id="196" w:name="_Toc326079892"/>
      <w:r>
        <w:rPr>
          <w:rFonts w:hint="eastAsia"/>
        </w:rPr>
        <w:t>4.4</w:t>
      </w:r>
      <w:r w:rsidR="000008D9">
        <w:rPr>
          <w:rFonts w:hint="eastAsia"/>
        </w:rPr>
        <w:t xml:space="preserve"> 本章小结</w:t>
      </w:r>
      <w:bookmarkEnd w:id="196"/>
    </w:p>
    <w:p w14:paraId="3D260F84" w14:textId="0124B598" w:rsidR="00E73C0F" w:rsidRDefault="003F7709" w:rsidP="00E73C0F">
      <w:pPr>
        <w:pStyle w:val="Aff1"/>
        <w:ind w:firstLine="420"/>
        <w:rPr>
          <w:rFonts w:ascii="宋体" w:eastAsia="宋体" w:hAnsi="宋体" w:cs="宋体"/>
          <w:lang w:val="zh-TW"/>
        </w:rPr>
      </w:pPr>
      <w:r>
        <w:rPr>
          <w:rFonts w:ascii="宋体" w:eastAsia="宋体" w:hAnsi="宋体" w:cs="宋体" w:hint="eastAsia"/>
          <w:lang w:val="zh-TW"/>
        </w:rPr>
        <w:t>书刊</w:t>
      </w:r>
      <w:r>
        <w:rPr>
          <w:rFonts w:ascii="宋体" w:eastAsia="宋体" w:hAnsi="宋体" w:cs="宋体"/>
          <w:lang w:val="zh-TW"/>
        </w:rPr>
        <w:t>发布阅读</w:t>
      </w:r>
      <w:r w:rsidR="00E73C0F">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sidR="00E73C0F">
        <w:rPr>
          <w:rFonts w:ascii="宋体" w:eastAsia="宋体" w:hAnsi="宋体" w:cs="宋体" w:hint="eastAsia"/>
        </w:rPr>
        <w:t>和简单的排版制作</w:t>
      </w:r>
      <w:r w:rsidR="00E73C0F">
        <w:rPr>
          <w:rFonts w:ascii="宋体" w:eastAsia="宋体" w:hAnsi="宋体" w:cs="宋体" w:hint="eastAsia"/>
          <w:lang w:val="zh-TW"/>
        </w:rPr>
        <w:t>。编辑完成后，系统自动生成可阅读的链接地址。用户打开地址就可以进行阅读。</w:t>
      </w:r>
    </w:p>
    <w:p w14:paraId="7ADE4C67" w14:textId="50FF6BD5" w:rsidR="00E73C0F" w:rsidRDefault="003F7709" w:rsidP="007129A4">
      <w:pPr>
        <w:ind w:firstLine="480"/>
      </w:pPr>
      <w:r>
        <w:rPr>
          <w:rFonts w:hint="eastAsia"/>
        </w:rPr>
        <w:lastRenderedPageBreak/>
        <w:t>本</w:t>
      </w:r>
      <w:r>
        <w:t>章详细描述了系统的</w:t>
      </w:r>
      <w:r>
        <w:rPr>
          <w:rFonts w:hint="eastAsia"/>
        </w:rPr>
        <w:t>设计</w:t>
      </w:r>
      <w:r>
        <w:t>与实现。并</w:t>
      </w:r>
      <w:r>
        <w:rPr>
          <w:rFonts w:hint="eastAsia"/>
        </w:rPr>
        <w:t>参考</w:t>
      </w:r>
      <w:r>
        <w:rPr>
          <w:rFonts w:hint="eastAsia"/>
        </w:rPr>
        <w:t>PWP</w:t>
      </w:r>
      <w:r>
        <w:rPr>
          <w:rFonts w:hint="eastAsia"/>
        </w:rPr>
        <w:t>框架</w:t>
      </w:r>
      <w:r>
        <w:t>进行了测试。验证功能</w:t>
      </w:r>
      <w:r>
        <w:rPr>
          <w:rFonts w:hint="eastAsia"/>
        </w:rPr>
        <w:t>需求</w:t>
      </w:r>
      <w:r>
        <w:t>的</w:t>
      </w:r>
      <w:r>
        <w:rPr>
          <w:rFonts w:hint="eastAsia"/>
        </w:rPr>
        <w:t>支持</w:t>
      </w:r>
      <w:r>
        <w:t>程度。</w:t>
      </w:r>
    </w:p>
    <w:p w14:paraId="3DB1A6EA" w14:textId="278DA7C3" w:rsidR="000008D9" w:rsidRDefault="000008D9">
      <w:pPr>
        <w:pStyle w:val="a0"/>
        <w:ind w:firstLine="480"/>
      </w:pPr>
    </w:p>
    <w:p w14:paraId="635D2F8E" w14:textId="242C0049" w:rsidR="000008D9" w:rsidRDefault="000008D9">
      <w:pPr>
        <w:pStyle w:val="aff0"/>
        <w:spacing w:beforeLines="50" w:before="163" w:afterLines="50" w:after="163"/>
        <w:ind w:firstLine="640"/>
      </w:pPr>
      <w:bookmarkStart w:id="197" w:name="_Toc324178469"/>
      <w:bookmarkStart w:id="198" w:name="_Toc324179090"/>
      <w:bookmarkStart w:id="199" w:name="_Toc324432763"/>
      <w:r>
        <w:rPr>
          <w:rFonts w:ascii="黑体" w:eastAsia="黑体"/>
        </w:rPr>
        <w:br w:type="page"/>
      </w:r>
      <w:bookmarkStart w:id="200" w:name="_Toc326079910"/>
      <w:r w:rsidR="007129A4">
        <w:rPr>
          <w:rFonts w:ascii="黑体" w:eastAsia="黑体" w:hint="eastAsia"/>
        </w:rPr>
        <w:lastRenderedPageBreak/>
        <w:t>第五</w:t>
      </w:r>
      <w:r>
        <w:rPr>
          <w:rFonts w:ascii="黑体" w:eastAsia="黑体" w:hint="eastAsia"/>
        </w:rPr>
        <w:t>章  结论与展望</w:t>
      </w:r>
      <w:bookmarkEnd w:id="197"/>
      <w:bookmarkEnd w:id="198"/>
      <w:bookmarkEnd w:id="199"/>
      <w:bookmarkEnd w:id="200"/>
    </w:p>
    <w:p w14:paraId="08F63E8B" w14:textId="77777777" w:rsidR="000008D9" w:rsidRDefault="000008D9">
      <w:pPr>
        <w:pStyle w:val="2"/>
      </w:pPr>
      <w:bookmarkStart w:id="201" w:name="_Toc247488996"/>
      <w:bookmarkStart w:id="202" w:name="_Toc247489112"/>
      <w:bookmarkStart w:id="203" w:name="_Toc247489230"/>
      <w:bookmarkStart w:id="204" w:name="_Toc247489787"/>
      <w:bookmarkStart w:id="205" w:name="_Toc324178470"/>
      <w:bookmarkStart w:id="206" w:name="_Toc324179091"/>
      <w:bookmarkStart w:id="207" w:name="_Toc324432764"/>
      <w:bookmarkStart w:id="208" w:name="_Toc326079911"/>
      <w:bookmarkEnd w:id="201"/>
      <w:bookmarkEnd w:id="202"/>
      <w:bookmarkEnd w:id="203"/>
      <w:bookmarkEnd w:id="204"/>
      <w:r>
        <w:rPr>
          <w:rFonts w:hint="eastAsia"/>
        </w:rPr>
        <w:t>7.1 论文总结</w:t>
      </w:r>
      <w:bookmarkEnd w:id="205"/>
      <w:bookmarkEnd w:id="206"/>
      <w:bookmarkEnd w:id="207"/>
      <w:bookmarkEnd w:id="208"/>
    </w:p>
    <w:p w14:paraId="42A6012B" w14:textId="2BB4A914" w:rsidR="00614EC6" w:rsidRDefault="00E16909" w:rsidP="00614EC6">
      <w:pPr>
        <w:pStyle w:val="a0"/>
      </w:pPr>
      <w:r>
        <w:rPr>
          <w:rFonts w:hint="eastAsia"/>
        </w:rPr>
        <w:t>基于S</w:t>
      </w:r>
      <w:r>
        <w:t>ervice Worker</w:t>
      </w:r>
      <w:r>
        <w:rPr>
          <w:rFonts w:hint="eastAsia"/>
        </w:rPr>
        <w:t>技术</w:t>
      </w:r>
      <w:r>
        <w:t>，设计与实现了离线阅读系统。</w:t>
      </w:r>
      <w:r w:rsidR="002E081C">
        <w:rPr>
          <w:rFonts w:hint="eastAsia"/>
        </w:rPr>
        <w:t>并</w:t>
      </w:r>
      <w:r w:rsidR="002E081C">
        <w:t>与书刊发布系统进行整合，实现书刊发布阅读系统</w:t>
      </w:r>
      <w:r w:rsidR="002E081C">
        <w:rPr>
          <w:rFonts w:hint="eastAsia"/>
        </w:rPr>
        <w:t>。</w:t>
      </w:r>
      <w:r>
        <w:t>参考</w:t>
      </w:r>
      <w:r>
        <w:rPr>
          <w:rFonts w:hint="eastAsia"/>
        </w:rPr>
        <w:t>PWP框架</w:t>
      </w:r>
      <w:r>
        <w:t>需求</w:t>
      </w:r>
      <w:r>
        <w:rPr>
          <w:rFonts w:hint="eastAsia"/>
        </w:rPr>
        <w:t>，</w:t>
      </w:r>
      <w:r w:rsidR="002E081C">
        <w:rPr>
          <w:rFonts w:hint="eastAsia"/>
        </w:rPr>
        <w:t>进行</w:t>
      </w:r>
      <w:r w:rsidR="002E081C">
        <w:t>功能</w:t>
      </w:r>
      <w:r>
        <w:t>测试</w:t>
      </w:r>
      <w:r w:rsidR="002E081C">
        <w:rPr>
          <w:rFonts w:hint="eastAsia"/>
        </w:rPr>
        <w:t>。本文</w:t>
      </w:r>
      <w:r w:rsidR="002E081C">
        <w:t>的</w:t>
      </w:r>
      <w:r w:rsidR="002E081C">
        <w:rPr>
          <w:rFonts w:hint="eastAsia"/>
        </w:rPr>
        <w:t>主</w:t>
      </w:r>
      <w:r w:rsidR="002E081C">
        <w:t>要工作如下：</w:t>
      </w:r>
    </w:p>
    <w:p w14:paraId="73311BD9" w14:textId="77777777" w:rsidR="002E081C" w:rsidRPr="00706E09" w:rsidRDefault="002E081C" w:rsidP="002E081C">
      <w:pPr>
        <w:pStyle w:val="a0"/>
        <w:numPr>
          <w:ilvl w:val="0"/>
          <w:numId w:val="24"/>
        </w:numPr>
        <w:spacing w:line="360" w:lineRule="auto"/>
        <w:rPr>
          <w:rFonts w:hAnsi="宋体"/>
        </w:rPr>
      </w:pPr>
      <w:r>
        <w:rPr>
          <w:rFonts w:hAnsi="宋体" w:hint="eastAsia"/>
        </w:rPr>
        <w:t>介绍选题的背景与意义，分析了国内外</w:t>
      </w:r>
      <w:r w:rsidRPr="00706E09">
        <w:rPr>
          <w:rFonts w:hAnsi="宋体" w:hint="eastAsia"/>
        </w:rPr>
        <w:t>研究现状及发展动态。</w:t>
      </w:r>
    </w:p>
    <w:p w14:paraId="3E063A69" w14:textId="77777777" w:rsidR="002E081C" w:rsidRPr="00706E09" w:rsidRDefault="002E081C" w:rsidP="002E081C">
      <w:pPr>
        <w:pStyle w:val="a0"/>
        <w:numPr>
          <w:ilvl w:val="0"/>
          <w:numId w:val="24"/>
        </w:numPr>
        <w:spacing w:line="360" w:lineRule="auto"/>
        <w:rPr>
          <w:rFonts w:hAnsi="宋体"/>
        </w:rPr>
      </w:pPr>
      <w:r w:rsidRPr="00706E09">
        <w:rPr>
          <w:rFonts w:hAnsi="宋体" w:hint="eastAsia"/>
        </w:rPr>
        <w:t>对电子出版技术进行了概述，对离线</w:t>
      </w:r>
      <w:r w:rsidRPr="00706E09">
        <w:rPr>
          <w:rFonts w:hAnsi="宋体"/>
        </w:rPr>
        <w:t>Web</w:t>
      </w:r>
      <w:r w:rsidRPr="00706E09">
        <w:rPr>
          <w:rFonts w:hAnsi="宋体" w:hint="eastAsia"/>
        </w:rPr>
        <w:t>开发技术进行了分析。</w:t>
      </w:r>
    </w:p>
    <w:p w14:paraId="0FFB9B40" w14:textId="77777777" w:rsidR="002E081C" w:rsidRPr="00706E09" w:rsidRDefault="002E081C" w:rsidP="002E081C">
      <w:pPr>
        <w:pStyle w:val="a0"/>
        <w:spacing w:line="360" w:lineRule="auto"/>
        <w:ind w:firstLine="480"/>
        <w:rPr>
          <w:rFonts w:hAnsi="宋体"/>
        </w:rPr>
      </w:pPr>
      <w:r w:rsidRPr="00706E09">
        <w:rPr>
          <w:rFonts w:hAnsi="宋体" w:hint="eastAsia"/>
        </w:rPr>
        <w:t>(3) 对Service Worker离线开发技术进行了深入的研究。运用Service Worker，结合本地缓存技术，完成离线</w:t>
      </w:r>
      <w:r>
        <w:rPr>
          <w:rFonts w:hAnsi="宋体" w:hint="eastAsia"/>
        </w:rPr>
        <w:t>应用</w:t>
      </w:r>
      <w:r w:rsidRPr="00706E09">
        <w:rPr>
          <w:rFonts w:hAnsi="宋体" w:hint="eastAsia"/>
        </w:rPr>
        <w:t>框架搭建，包括对离线数据的读写</w:t>
      </w:r>
      <w:r>
        <w:rPr>
          <w:rFonts w:hAnsi="宋体" w:hint="eastAsia"/>
        </w:rPr>
        <w:t>和</w:t>
      </w:r>
      <w:r>
        <w:rPr>
          <w:rFonts w:hAnsi="宋体"/>
        </w:rPr>
        <w:t>同步</w:t>
      </w:r>
      <w:r w:rsidRPr="00706E09">
        <w:rPr>
          <w:rFonts w:hAnsi="宋体" w:hint="eastAsia"/>
        </w:rPr>
        <w:t>操作。</w:t>
      </w:r>
    </w:p>
    <w:p w14:paraId="4CC73710" w14:textId="240FD2B4" w:rsidR="002E081C" w:rsidRPr="002E081C" w:rsidRDefault="002E081C" w:rsidP="002E081C">
      <w:pPr>
        <w:pStyle w:val="a0"/>
        <w:spacing w:line="360" w:lineRule="auto"/>
        <w:ind w:firstLine="480"/>
        <w:rPr>
          <w:rFonts w:hAnsi="宋体"/>
        </w:rPr>
      </w:pPr>
      <w:r w:rsidRPr="00706E09">
        <w:rPr>
          <w:rFonts w:hAnsi="宋体" w:hint="eastAsia"/>
        </w:rPr>
        <w:t>(4) 对离线阅读系统的设计实现进行了详细的描述，包括系统的需求分析、概要设计、详细设计、编码实现、系统测试。</w:t>
      </w:r>
    </w:p>
    <w:p w14:paraId="7CA2E2E8" w14:textId="77777777" w:rsidR="000008D9" w:rsidRDefault="000008D9">
      <w:pPr>
        <w:pStyle w:val="2"/>
      </w:pPr>
      <w:bookmarkStart w:id="209" w:name="_Toc324178471"/>
      <w:bookmarkStart w:id="210" w:name="_Toc324179092"/>
      <w:bookmarkStart w:id="211" w:name="_Toc324432765"/>
      <w:bookmarkStart w:id="212" w:name="_Toc326079912"/>
      <w:r>
        <w:rPr>
          <w:rFonts w:hint="eastAsia"/>
        </w:rPr>
        <w:t>7.2 展望</w:t>
      </w:r>
      <w:bookmarkEnd w:id="209"/>
      <w:bookmarkEnd w:id="210"/>
      <w:bookmarkEnd w:id="211"/>
      <w:bookmarkEnd w:id="212"/>
    </w:p>
    <w:p w14:paraId="0FE7DFC3" w14:textId="3B79F694" w:rsidR="000008D9" w:rsidRDefault="000008D9">
      <w:pPr>
        <w:ind w:firstLine="480"/>
      </w:pPr>
      <w:r>
        <w:rPr>
          <w:rFonts w:hint="eastAsia"/>
        </w:rPr>
        <w:t>本文中虽然实现了基于</w:t>
      </w:r>
      <w:r w:rsidR="00E95785">
        <w:rPr>
          <w:rFonts w:hint="eastAsia"/>
        </w:rPr>
        <w:t>Service Worker</w:t>
      </w:r>
      <w:r w:rsidR="00E95785">
        <w:rPr>
          <w:rFonts w:hint="eastAsia"/>
        </w:rPr>
        <w:t>离线</w:t>
      </w:r>
      <w:r w:rsidR="00E95785">
        <w:t>阅读系统</w:t>
      </w:r>
      <w:r>
        <w:rPr>
          <w:rFonts w:hint="eastAsia"/>
        </w:rPr>
        <w:t>，但是该系统还存在着如下一些需要进一步改进的方面：</w:t>
      </w:r>
    </w:p>
    <w:p w14:paraId="4D7FEA85" w14:textId="28A0CA2C" w:rsidR="000008D9" w:rsidRDefault="000008D9">
      <w:pPr>
        <w:ind w:firstLine="480"/>
      </w:pPr>
      <w:r>
        <w:rPr>
          <w:rFonts w:hint="eastAsia"/>
        </w:rPr>
        <w:t>1</w:t>
      </w:r>
      <w:r>
        <w:rPr>
          <w:rFonts w:hint="eastAsia"/>
        </w:rPr>
        <w:t>．</w:t>
      </w:r>
      <w:r w:rsidR="0037574A">
        <w:rPr>
          <w:rFonts w:hint="eastAsia"/>
        </w:rPr>
        <w:t>基于</w:t>
      </w:r>
      <w:r w:rsidR="0037574A">
        <w:rPr>
          <w:rFonts w:hint="eastAsia"/>
        </w:rPr>
        <w:t>Service Worker</w:t>
      </w:r>
      <w:r w:rsidR="0037574A">
        <w:rPr>
          <w:rFonts w:hint="eastAsia"/>
        </w:rPr>
        <w:t>离线</w:t>
      </w:r>
      <w:r w:rsidR="0037574A">
        <w:t>阅读系统</w:t>
      </w:r>
      <w:r w:rsidR="0037574A">
        <w:rPr>
          <w:rFonts w:hint="eastAsia"/>
        </w:rPr>
        <w:t>依赖于浏览器软件，一小部分不支持</w:t>
      </w:r>
      <w:r w:rsidR="0037574A">
        <w:rPr>
          <w:rFonts w:hint="eastAsia"/>
        </w:rPr>
        <w:t>Service Worker</w:t>
      </w:r>
      <w:r w:rsidR="0037574A">
        <w:rPr>
          <w:rFonts w:hint="eastAsia"/>
        </w:rPr>
        <w:t>新特性的浏览器，也不支持离线功能</w:t>
      </w:r>
      <w:r>
        <w:rPr>
          <w:rFonts w:hint="eastAsia"/>
        </w:rPr>
        <w:t>。</w:t>
      </w:r>
    </w:p>
    <w:p w14:paraId="3F54D060" w14:textId="0BC3F45D" w:rsidR="000008D9" w:rsidRPr="0037574A" w:rsidRDefault="000008D9">
      <w:pPr>
        <w:ind w:firstLine="480"/>
      </w:pPr>
      <w:r>
        <w:rPr>
          <w:rFonts w:hint="eastAsia"/>
        </w:rPr>
        <w:t>2</w:t>
      </w:r>
      <w:r>
        <w:rPr>
          <w:rFonts w:hint="eastAsia"/>
        </w:rPr>
        <w:t>．</w:t>
      </w:r>
      <w:r w:rsidR="007821A2">
        <w:rPr>
          <w:rFonts w:hint="eastAsia"/>
        </w:rPr>
        <w:t>对离线数据的同步，运用的是拉取实现，不是真正意义上推送实现</w:t>
      </w:r>
      <w:r w:rsidRPr="0037574A">
        <w:rPr>
          <w:rFonts w:hint="eastAsia"/>
        </w:rPr>
        <w:t>。</w:t>
      </w:r>
      <w:r w:rsidR="007821A2">
        <w:rPr>
          <w:rFonts w:hint="eastAsia"/>
        </w:rPr>
        <w:t>如果有需要可以单独搭建推送平台，实现推送服务。</w:t>
      </w:r>
    </w:p>
    <w:p w14:paraId="05532336" w14:textId="0E4A1F0D" w:rsidR="000008D9" w:rsidRPr="0037574A" w:rsidRDefault="000008D9" w:rsidP="007821A2">
      <w:pPr>
        <w:ind w:firstLine="480"/>
      </w:pPr>
      <w:r>
        <w:rPr>
          <w:rFonts w:hint="eastAsia"/>
        </w:rPr>
        <w:t>3</w:t>
      </w:r>
      <w:r>
        <w:rPr>
          <w:rFonts w:hint="eastAsia"/>
        </w:rPr>
        <w:t>．</w:t>
      </w:r>
      <w:r w:rsidR="007821A2">
        <w:t>W3C</w:t>
      </w:r>
      <w:r w:rsidR="007821A2">
        <w:rPr>
          <w:rFonts w:hint="eastAsia"/>
        </w:rPr>
        <w:t>委员会提出的</w:t>
      </w:r>
      <w:r w:rsidR="007821A2" w:rsidRPr="00000FC4">
        <w:rPr>
          <w:rStyle w:val="a5"/>
          <w:rFonts w:hAnsi="宋体"/>
        </w:rPr>
        <w:t>携式</w:t>
      </w:r>
      <w:r w:rsidR="007821A2" w:rsidRPr="00000FC4">
        <w:rPr>
          <w:rStyle w:val="Hyperlink0"/>
          <w:rFonts w:hAnsi="宋体" w:hint="eastAsia"/>
        </w:rPr>
        <w:t>网络</w:t>
      </w:r>
      <w:r w:rsidR="007821A2" w:rsidRPr="00000FC4">
        <w:rPr>
          <w:rStyle w:val="a5"/>
          <w:rFonts w:hAnsi="宋体"/>
        </w:rPr>
        <w:t>出版物</w:t>
      </w:r>
      <w:r w:rsidR="007821A2">
        <w:rPr>
          <w:rFonts w:hAnsi="宋体" w:hint="eastAsia"/>
        </w:rPr>
        <w:t>，文档内容只是草案，随时可能会变动，需求用例有些也不明确</w:t>
      </w:r>
      <w:r w:rsidRPr="0037574A">
        <w:rPr>
          <w:rFonts w:hint="eastAsia"/>
        </w:rPr>
        <w:t>。</w:t>
      </w:r>
      <w:r w:rsidR="007821A2">
        <w:rPr>
          <w:rFonts w:hint="eastAsia"/>
        </w:rPr>
        <w:t>有待进一步讨论。</w:t>
      </w:r>
    </w:p>
    <w:p w14:paraId="617A6F36" w14:textId="77777777" w:rsidR="000008D9" w:rsidRDefault="000008D9">
      <w:pPr>
        <w:pStyle w:val="aff0"/>
        <w:spacing w:beforeLines="50" w:before="163" w:afterLines="50" w:after="163"/>
        <w:ind w:firstLine="640"/>
        <w:rPr>
          <w:rFonts w:ascii="黑体" w:eastAsia="黑体"/>
        </w:rPr>
      </w:pPr>
      <w:bookmarkStart w:id="213" w:name="_Toc324178472"/>
      <w:bookmarkStart w:id="214" w:name="_Toc324179093"/>
      <w:bookmarkStart w:id="215" w:name="_Toc324432766"/>
      <w:r>
        <w:rPr>
          <w:rFonts w:ascii="黑体" w:eastAsia="黑体"/>
        </w:rPr>
        <w:br w:type="page"/>
      </w:r>
      <w:bookmarkStart w:id="216" w:name="_Toc326079913"/>
      <w:r>
        <w:rPr>
          <w:rFonts w:ascii="黑体" w:eastAsia="黑体" w:hint="eastAsia"/>
        </w:rPr>
        <w:lastRenderedPageBreak/>
        <w:t>参考文献</w:t>
      </w:r>
      <w:bookmarkEnd w:id="213"/>
      <w:bookmarkEnd w:id="214"/>
      <w:bookmarkEnd w:id="215"/>
      <w:bookmarkEnd w:id="216"/>
    </w:p>
    <w:p w14:paraId="4A186D24"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17" w:name="_Ref470255440"/>
      <w:bookmarkStart w:id="218" w:name="_Toc324432767"/>
      <w:bookmarkStart w:id="219" w:name="_Toc326079914"/>
      <w:r w:rsidRPr="00FA418F">
        <w:rPr>
          <w:rFonts w:ascii="Times New Roman" w:hAnsi="Times New Roman"/>
          <w:sz w:val="24"/>
          <w:szCs w:val="24"/>
        </w:rPr>
        <w:t>谢誉元，冯炜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217"/>
    </w:p>
    <w:p w14:paraId="261FCC9B" w14:textId="2635ACF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20"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220"/>
    </w:p>
    <w:p w14:paraId="2CF91793" w14:textId="6B2A812A"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21"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221"/>
    </w:p>
    <w:p w14:paraId="6B0A1DE5"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22" w:name="_Ref470285524"/>
      <w:r w:rsidRPr="00FA418F">
        <w:rPr>
          <w:rFonts w:ascii="Times New Roman" w:hAnsi="Times New Roman"/>
          <w:sz w:val="24"/>
          <w:szCs w:val="24"/>
        </w:rPr>
        <w:t>熊紫瑾</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222"/>
    </w:p>
    <w:p w14:paraId="223419E9"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章斓</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23"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223"/>
    </w:p>
    <w:p w14:paraId="24795F5C" w14:textId="1714892B"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r w:rsidRPr="00FA418F">
        <w:rPr>
          <w:rFonts w:ascii="Times New Roman" w:hAnsi="Times New Roman"/>
          <w:sz w:val="24"/>
          <w:szCs w:val="24"/>
        </w:rPr>
        <w:t>柳伯斯</w:t>
      </w:r>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阿伯斯</w:t>
      </w:r>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萨利姆</w:t>
      </w:r>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24"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224"/>
    </w:p>
    <w:p w14:paraId="4288A387"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25" w:name="_Ref470637643"/>
      <w:r w:rsidRPr="00FA418F">
        <w:rPr>
          <w:rFonts w:ascii="Times New Roman" w:hAnsi="Times New Roman"/>
          <w:sz w:val="24"/>
          <w:szCs w:val="24"/>
        </w:rPr>
        <w:t>张宇博，</w:t>
      </w:r>
      <w:r w:rsidRPr="00FA418F">
        <w:rPr>
          <w:rFonts w:ascii="Times New Roman" w:hAnsi="Times New Roman"/>
          <w:sz w:val="24"/>
          <w:szCs w:val="24"/>
        </w:rPr>
        <w:t xml:space="preserve"> </w:t>
      </w:r>
      <w:r w:rsidRPr="00FA418F">
        <w:rPr>
          <w:rFonts w:ascii="Times New Roman" w:hAnsi="Times New Roman"/>
          <w:sz w:val="24"/>
          <w:szCs w:val="24"/>
        </w:rPr>
        <w:t>饶培伦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225"/>
    </w:p>
    <w:p w14:paraId="0EF63F60"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杨舒然</w:t>
      </w:r>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226"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226"/>
    </w:p>
    <w:p w14:paraId="5B37C634"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227"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Publications(W3C Editor's Draft 20 December 2016) [EB/OL]. </w:t>
      </w:r>
      <w:r w:rsidR="007376A1">
        <w:fldChar w:fldCharType="begin"/>
      </w:r>
      <w:r w:rsidR="007376A1">
        <w:instrText xml:space="preserve"> HYPERLINK "https://w3c.github.io/dpub-pwp/,2016-12-20" </w:instrText>
      </w:r>
      <w:r w:rsidR="007376A1">
        <w:fldChar w:fldCharType="separate"/>
      </w:r>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r w:rsidR="007376A1">
        <w:rPr>
          <w:rFonts w:ascii="Times New Roman" w:hAnsi="Times New Roman"/>
          <w:sz w:val="24"/>
          <w:szCs w:val="24"/>
        </w:rPr>
        <w:fldChar w:fldCharType="end"/>
      </w:r>
      <w:bookmarkEnd w:id="227"/>
    </w:p>
    <w:p w14:paraId="05BBA4B7"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228"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228"/>
    </w:p>
    <w:p w14:paraId="0AAAC292"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229" w:name="_Ref470288039"/>
      <w:r w:rsidRPr="00FA418F">
        <w:rPr>
          <w:rFonts w:ascii="Times New Roman" w:hAnsi="Times New Roman"/>
          <w:sz w:val="24"/>
          <w:szCs w:val="24"/>
        </w:rPr>
        <w:t xml:space="preserve">Matt Gaunt. Service Workers: </w:t>
      </w:r>
      <w:proofErr w:type="gramStart"/>
      <w:r w:rsidRPr="00FA418F">
        <w:rPr>
          <w:rFonts w:ascii="Times New Roman" w:hAnsi="Times New Roman"/>
          <w:sz w:val="24"/>
          <w:szCs w:val="24"/>
        </w:rPr>
        <w:t>an</w:t>
      </w:r>
      <w:proofErr w:type="gramEnd"/>
      <w:r w:rsidRPr="00FA418F">
        <w:rPr>
          <w:rFonts w:ascii="Times New Roman" w:hAnsi="Times New Roman"/>
          <w:sz w:val="24"/>
          <w:szCs w:val="24"/>
        </w:rPr>
        <w:t xml:space="preserve"> Introduction[EB/OL].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229"/>
    </w:p>
    <w:p w14:paraId="53F71675"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30"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230"/>
    </w:p>
    <w:p w14:paraId="492561EB"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WhatWG. HTML5 living standard[EB/OL].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9"/>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231"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51"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231"/>
    </w:p>
    <w:p w14:paraId="01BCD9AD" w14:textId="77777777" w:rsidR="00FA418F" w:rsidRDefault="00FA418F" w:rsidP="00FA418F">
      <w:pPr>
        <w:pStyle w:val="af9"/>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232" w:name="_Ref470637305"/>
      <w:r w:rsidRPr="00FA418F">
        <w:rPr>
          <w:rFonts w:ascii="Times New Roman" w:hAnsi="Times New Roman"/>
          <w:sz w:val="24"/>
          <w:szCs w:val="24"/>
        </w:rPr>
        <w:t>Sheppy. Social service worker API reference[EB/OL].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232"/>
    </w:p>
    <w:p w14:paraId="3168B0D8" w14:textId="65C6905C" w:rsidR="00DF23DB" w:rsidRPr="00DF23DB" w:rsidRDefault="00DF23DB" w:rsidP="00DF23DB">
      <w:r>
        <w:br w:type="page"/>
      </w:r>
    </w:p>
    <w:p w14:paraId="4115D440" w14:textId="0B49E5FE" w:rsidR="000008D9" w:rsidRDefault="000008D9">
      <w:pPr>
        <w:pStyle w:val="aff0"/>
        <w:spacing w:beforeLines="50" w:before="163" w:afterLines="50" w:after="163"/>
        <w:ind w:firstLine="420"/>
      </w:pPr>
      <w:r>
        <w:rPr>
          <w:rFonts w:ascii="黑体" w:eastAsia="黑体" w:hint="eastAsia"/>
        </w:rPr>
        <w:lastRenderedPageBreak/>
        <w:t>致 谢</w:t>
      </w:r>
      <w:bookmarkEnd w:id="218"/>
      <w:bookmarkEnd w:id="219"/>
    </w:p>
    <w:p w14:paraId="7D7C7C5B" w14:textId="0E0A6E3A" w:rsidR="000008D9" w:rsidRDefault="007821A2">
      <w:pPr>
        <w:ind w:firstLine="480"/>
      </w:pPr>
      <w:r>
        <w:rPr>
          <w:rFonts w:hint="eastAsia"/>
        </w:rPr>
        <w:t>论文即将完成之时，首先我要感谢我的指导老师。本论文从选题、方案设计、到最终论文的完成，胡</w:t>
      </w:r>
      <w:r w:rsidR="000008D9">
        <w:rPr>
          <w:rFonts w:hint="eastAsia"/>
        </w:rPr>
        <w:t>教授都给予了我极大的启迪和</w:t>
      </w:r>
      <w:r>
        <w:rPr>
          <w:rFonts w:hint="eastAsia"/>
        </w:rPr>
        <w:t>精心的指导，同时也为我指出论文中的问题，使我能够及时得以改正。胡</w:t>
      </w:r>
      <w:r w:rsidR="000008D9">
        <w:rPr>
          <w:rFonts w:hint="eastAsia"/>
        </w:rPr>
        <w:t>教授严谨的治学态度、渊博的知识、开拓创新的思维方式令我钦佩，</w:t>
      </w:r>
      <w:r>
        <w:rPr>
          <w:rFonts w:hint="eastAsia"/>
        </w:rPr>
        <w:t>使我受益非浅，必将对我今后的工作学习产生深刻的影响。在这里我向胡</w:t>
      </w:r>
      <w:r w:rsidR="000008D9">
        <w:rPr>
          <w:rFonts w:hint="eastAsia"/>
        </w:rPr>
        <w:t>教授表示深深的谢意和良好的祝愿。</w:t>
      </w:r>
    </w:p>
    <w:p w14:paraId="5AF7C096" w14:textId="2A0EFC69" w:rsidR="000008D9" w:rsidRDefault="007821A2">
      <w:pPr>
        <w:ind w:firstLine="480"/>
      </w:pPr>
      <w:r>
        <w:rPr>
          <w:rFonts w:hint="eastAsia"/>
        </w:rPr>
        <w:t>其次感谢班主任</w:t>
      </w:r>
      <w:r w:rsidR="000008D9">
        <w:rPr>
          <w:rFonts w:hint="eastAsia"/>
        </w:rPr>
        <w:t>老师和工程硕士</w:t>
      </w:r>
      <w:r w:rsidR="00DF23DB">
        <w:rPr>
          <w:rFonts w:hint="eastAsia"/>
        </w:rPr>
        <w:t>的</w:t>
      </w:r>
      <w:r w:rsidR="000008D9">
        <w:rPr>
          <w:rFonts w:hint="eastAsia"/>
        </w:rPr>
        <w:t>所有同学们，感谢他们营造了一个团结、向上的学术氛围。感谢他们对我学习工作的帮助，使我度过了一段愉快的学生生活。</w:t>
      </w:r>
    </w:p>
    <w:p w14:paraId="4E3EE96D" w14:textId="77777777" w:rsidR="000008D9" w:rsidRDefault="000008D9">
      <w:pPr>
        <w:ind w:firstLine="480"/>
      </w:pPr>
      <w:r>
        <w:rPr>
          <w:rFonts w:hint="eastAsia"/>
        </w:rPr>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52"/>
      <w:headerReference w:type="default" r:id="rId53"/>
      <w:headerReference w:type="first" r:id="rId54"/>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5B8126AA" w14:textId="77777777" w:rsidR="00C52663" w:rsidRDefault="00C52663">
      <w:pPr>
        <w:ind w:firstLine="480"/>
      </w:pPr>
      <w:r>
        <w:separator/>
      </w:r>
    </w:p>
  </w:endnote>
  <w:endnote w:type="continuationSeparator" w:id="0">
    <w:p w14:paraId="370437A8" w14:textId="77777777" w:rsidR="00C52663" w:rsidRDefault="00C5266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DengXian">
    <w:panose1 w:val="02010600030101010101"/>
    <w:charset w:val="86"/>
    <w:family w:val="auto"/>
    <w:pitch w:val="variable"/>
    <w:sig w:usb0="A00002BF" w:usb1="38CF7CFA" w:usb2="00000016" w:usb3="00000000" w:csb0="0004000F" w:csb1="00000000"/>
  </w:font>
  <w:font w:name="华文行楷">
    <w:charset w:val="86"/>
    <w:family w:val="auto"/>
    <w:pitch w:val="variable"/>
    <w:sig w:usb0="00000001" w:usb1="080F0000" w:usb2="00000010" w:usb3="00000000" w:csb0="00040000" w:csb1="00000000"/>
  </w:font>
  <w:font w:name="PMingLiU">
    <w:panose1 w:val="02020500000000000000"/>
    <w:charset w:val="88"/>
    <w:family w:val="auto"/>
    <w:pitch w:val="variable"/>
    <w:sig w:usb0="A00002FF" w:usb1="28CFFCFA" w:usb2="00000016" w:usb3="00000000" w:csb0="00100001" w:csb1="00000000"/>
  </w:font>
  <w:font w:name="微软雅黑">
    <w:charset w:val="86"/>
    <w:family w:val="auto"/>
    <w:pitch w:val="variable"/>
    <w:sig w:usb0="80000287" w:usb1="28CF3C52" w:usb2="00000016" w:usb3="00000000" w:csb0="0004001F" w:csb1="00000000"/>
  </w:font>
  <w:font w:name="_GB2312">
    <w:altName w:val="Times New Roman"/>
    <w:charset w:val="00"/>
    <w:family w:val="auto"/>
    <w:pitch w:val="default"/>
    <w:sig w:usb0="00000000" w:usb1="00000000" w:usb2="00000000" w:usb3="00000000" w:csb0="00040001" w:csb1="00000000"/>
  </w:font>
  <w:font w:name="MS Mincho">
    <w:panose1 w:val="02020609040205080304"/>
    <w:charset w:val="80"/>
    <w:family w:val="auto"/>
    <w:pitch w:val="variable"/>
    <w:sig w:usb0="E00002FF" w:usb1="6AC7FDFB" w:usb2="08000012" w:usb3="00000000" w:csb0="0002009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7376A1" w:rsidRDefault="007376A1">
    <w:pPr>
      <w:pStyle w:val="a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7376A1" w:rsidRDefault="007376A1">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7376A1" w:rsidRDefault="007376A1">
    <w:pPr>
      <w:pStyle w:val="a6"/>
      <w:ind w:firstLine="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7376A1" w:rsidRDefault="007376A1">
    <w:pPr>
      <w:pStyle w:val="a6"/>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7376A1" w:rsidRDefault="007376A1">
    <w:pPr>
      <w:pStyle w:val="a6"/>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7376A1" w:rsidRDefault="007376A1">
    <w:pPr>
      <w:pStyle w:val="a6"/>
      <w:ind w:firstLine="360"/>
      <w:jc w:val="center"/>
    </w:pPr>
    <w:r>
      <w:fldChar w:fldCharType="begin"/>
    </w:r>
    <w:r>
      <w:instrText xml:space="preserve"> PAGE </w:instrText>
    </w:r>
    <w:r>
      <w:fldChar w:fldCharType="separate"/>
    </w:r>
    <w:r w:rsidR="0076460D">
      <w:rPr>
        <w:noProof/>
      </w:rPr>
      <w:t>28</w:t>
    </w:r>
    <w: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7376A1" w:rsidRDefault="007376A1">
    <w:pPr>
      <w:pStyle w:val="a6"/>
      <w:ind w:firstLine="360"/>
      <w:jc w:val="center"/>
    </w:pPr>
    <w:r>
      <w:fldChar w:fldCharType="begin"/>
    </w:r>
    <w:r>
      <w:instrText xml:space="preserve"> PAGE   \* MERGEFORMAT </w:instrText>
    </w:r>
    <w:r>
      <w:fldChar w:fldCharType="separate"/>
    </w:r>
    <w:r w:rsidR="0076460D" w:rsidRPr="0076460D">
      <w:rPr>
        <w:noProof/>
        <w:lang w:val="zh-CN"/>
      </w:rPr>
      <w:t>25</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DBC857D" w14:textId="77777777" w:rsidR="00C52663" w:rsidRDefault="00C52663">
      <w:pPr>
        <w:ind w:firstLine="480"/>
      </w:pPr>
      <w:r>
        <w:separator/>
      </w:r>
    </w:p>
  </w:footnote>
  <w:footnote w:type="continuationSeparator" w:id="0">
    <w:p w14:paraId="2B32F0C6" w14:textId="77777777" w:rsidR="00C52663" w:rsidRDefault="00C52663">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7376A1" w:rsidRDefault="007376A1">
    <w:pPr>
      <w:pStyle w:val="a7"/>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7376A1" w:rsidRDefault="007376A1">
    <w:pPr>
      <w:pStyle w:val="a7"/>
      <w:ind w:firstLine="360"/>
    </w:pPr>
    <w:r>
      <w:rPr>
        <w:rFonts w:hint="eastAsia"/>
      </w:rPr>
      <w:t>北京航空航天大学硕士学位论文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7376A1" w:rsidRDefault="007376A1">
    <w:pPr>
      <w:pStyle w:val="a7"/>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7376A1" w:rsidRDefault="007376A1">
    <w:pPr>
      <w:ind w:left="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7376A1" w:rsidRDefault="007376A1">
    <w:pPr>
      <w:pStyle w:val="a7"/>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7376A1" w:rsidRDefault="007376A1">
    <w:pPr>
      <w:ind w:firstLine="48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7376A1" w:rsidRDefault="007376A1">
    <w:pPr>
      <w:pStyle w:val="a7"/>
      <w:pBdr>
        <w:bottom w:val="none" w:sz="0" w:space="0" w:color="auto"/>
      </w:pBdr>
      <w:ind w:firstLine="36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7376A1" w:rsidRDefault="007376A1">
    <w:pPr>
      <w:ind w:firstLine="48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7376A1" w:rsidRDefault="007376A1">
    <w:pPr>
      <w:pStyle w:val="a7"/>
      <w:ind w:firstLine="360"/>
    </w:pPr>
    <w:r>
      <w:fldChar w:fldCharType="begin"/>
    </w:r>
    <w:r>
      <w:instrText xml:space="preserve"> STYLEREF  </w:instrText>
    </w:r>
    <w:r>
      <w:instrText>标题</w:instrText>
    </w:r>
    <w:r>
      <w:instrText xml:space="preserve">  \* MERGEFORMAT </w:instrText>
    </w:r>
    <w:r w:rsidR="00904537">
      <w:fldChar w:fldCharType="separate"/>
    </w:r>
    <w:r w:rsidR="0076460D">
      <w:rPr>
        <w:rFonts w:hint="eastAsia"/>
        <w:noProof/>
      </w:rPr>
      <w:t>第四章</w:t>
    </w:r>
    <w:r w:rsidR="0076460D">
      <w:rPr>
        <w:rFonts w:hint="eastAsia"/>
        <w:noProof/>
      </w:rPr>
      <w:t xml:space="preserve">  </w:t>
    </w:r>
    <w:r w:rsidR="0076460D">
      <w:rPr>
        <w:rFonts w:hint="eastAsia"/>
        <w:noProof/>
      </w:rPr>
      <w:t>书刊发布阅读系统设计与实现</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7376A1" w:rsidRDefault="007376A1">
    <w:pPr>
      <w:pStyle w:val="a7"/>
      <w:ind w:firstLine="360"/>
    </w:pPr>
    <w:r>
      <w:rPr>
        <w:rFonts w:hint="eastAsia"/>
      </w:rPr>
      <w:t>北京航空航天大学硕士学位论文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3B1555A"/>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1">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61F83391"/>
    <w:multiLevelType w:val="hybridMultilevel"/>
    <w:tmpl w:val="CD62B584"/>
    <w:lvl w:ilvl="0" w:tplc="D73002CC">
      <w:start w:val="1"/>
      <w:numFmt w:val="decimal"/>
      <w:lvlText w:val="%1."/>
      <w:lvlJc w:val="left"/>
      <w:pPr>
        <w:ind w:left="240" w:hanging="2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5">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5"/>
  </w:num>
  <w:num w:numId="3">
    <w:abstractNumId w:val="4"/>
  </w:num>
  <w:num w:numId="4">
    <w:abstractNumId w:val="4"/>
  </w:num>
  <w:num w:numId="5">
    <w:abstractNumId w:val="4"/>
  </w:num>
  <w:num w:numId="6">
    <w:abstractNumId w:val="4"/>
  </w:num>
  <w:num w:numId="7">
    <w:abstractNumId w:val="8"/>
  </w:num>
  <w:num w:numId="8">
    <w:abstractNumId w:val="10"/>
  </w:num>
  <w:num w:numId="9">
    <w:abstractNumId w:val="5"/>
  </w:num>
  <w:num w:numId="10">
    <w:abstractNumId w:val="2"/>
  </w:num>
  <w:num w:numId="11">
    <w:abstractNumId w:val="14"/>
  </w:num>
  <w:num w:numId="12">
    <w:abstractNumId w:val="3"/>
  </w:num>
  <w:num w:numId="13">
    <w:abstractNumId w:val="0"/>
  </w:num>
  <w:num w:numId="14">
    <w:abstractNumId w:val="11"/>
  </w:num>
  <w:num w:numId="15">
    <w:abstractNumId w:val="12"/>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 w:numId="23">
    <w:abstractNumId w:val="13"/>
  </w:num>
  <w:num w:numId="24">
    <w:abstractNumId w:val="9"/>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trackRevisions/>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0FC4"/>
    <w:rsid w:val="000026D0"/>
    <w:rsid w:val="00003BE2"/>
    <w:rsid w:val="00015329"/>
    <w:rsid w:val="00016B4D"/>
    <w:rsid w:val="00020925"/>
    <w:rsid w:val="00024A6C"/>
    <w:rsid w:val="000347CC"/>
    <w:rsid w:val="00034EEB"/>
    <w:rsid w:val="00035DFF"/>
    <w:rsid w:val="000361FE"/>
    <w:rsid w:val="000456EF"/>
    <w:rsid w:val="00046B99"/>
    <w:rsid w:val="0004705A"/>
    <w:rsid w:val="00054D3D"/>
    <w:rsid w:val="000557E0"/>
    <w:rsid w:val="0005755B"/>
    <w:rsid w:val="0005782C"/>
    <w:rsid w:val="00065EA9"/>
    <w:rsid w:val="000666D6"/>
    <w:rsid w:val="00072E39"/>
    <w:rsid w:val="00085EF9"/>
    <w:rsid w:val="0009046E"/>
    <w:rsid w:val="00091F99"/>
    <w:rsid w:val="000A1C7E"/>
    <w:rsid w:val="000E50B5"/>
    <w:rsid w:val="000F0B3F"/>
    <w:rsid w:val="000F6ED9"/>
    <w:rsid w:val="00102AFC"/>
    <w:rsid w:val="00103CCE"/>
    <w:rsid w:val="00107AF0"/>
    <w:rsid w:val="00112AB9"/>
    <w:rsid w:val="00127ADE"/>
    <w:rsid w:val="0013024F"/>
    <w:rsid w:val="00135D32"/>
    <w:rsid w:val="00136B06"/>
    <w:rsid w:val="00137C08"/>
    <w:rsid w:val="00137F43"/>
    <w:rsid w:val="00144763"/>
    <w:rsid w:val="0015350A"/>
    <w:rsid w:val="00154BCC"/>
    <w:rsid w:val="00167348"/>
    <w:rsid w:val="00175FFA"/>
    <w:rsid w:val="001769B7"/>
    <w:rsid w:val="00180771"/>
    <w:rsid w:val="001871C3"/>
    <w:rsid w:val="001A6269"/>
    <w:rsid w:val="001B06D2"/>
    <w:rsid w:val="001C3250"/>
    <w:rsid w:val="001E2993"/>
    <w:rsid w:val="001E362E"/>
    <w:rsid w:val="001F1385"/>
    <w:rsid w:val="001F500E"/>
    <w:rsid w:val="00210B7A"/>
    <w:rsid w:val="002118A9"/>
    <w:rsid w:val="00212210"/>
    <w:rsid w:val="0022249A"/>
    <w:rsid w:val="0022567B"/>
    <w:rsid w:val="00232098"/>
    <w:rsid w:val="00236C2E"/>
    <w:rsid w:val="00242051"/>
    <w:rsid w:val="00245D81"/>
    <w:rsid w:val="00246811"/>
    <w:rsid w:val="00247713"/>
    <w:rsid w:val="00254121"/>
    <w:rsid w:val="00254CD1"/>
    <w:rsid w:val="002555F1"/>
    <w:rsid w:val="002621D6"/>
    <w:rsid w:val="00266697"/>
    <w:rsid w:val="00267E2A"/>
    <w:rsid w:val="0027292C"/>
    <w:rsid w:val="0027323B"/>
    <w:rsid w:val="00273E29"/>
    <w:rsid w:val="002766AF"/>
    <w:rsid w:val="0028106A"/>
    <w:rsid w:val="00281721"/>
    <w:rsid w:val="00281BF5"/>
    <w:rsid w:val="002869E1"/>
    <w:rsid w:val="00294809"/>
    <w:rsid w:val="002A2260"/>
    <w:rsid w:val="002A5134"/>
    <w:rsid w:val="002A7C83"/>
    <w:rsid w:val="002B568C"/>
    <w:rsid w:val="002C3F42"/>
    <w:rsid w:val="002C42BE"/>
    <w:rsid w:val="002D4781"/>
    <w:rsid w:val="002E081C"/>
    <w:rsid w:val="002E7132"/>
    <w:rsid w:val="002F646F"/>
    <w:rsid w:val="00304D9F"/>
    <w:rsid w:val="0030693D"/>
    <w:rsid w:val="00314A61"/>
    <w:rsid w:val="003235B0"/>
    <w:rsid w:val="00333D86"/>
    <w:rsid w:val="00334ED0"/>
    <w:rsid w:val="00337B63"/>
    <w:rsid w:val="003404A1"/>
    <w:rsid w:val="00344F36"/>
    <w:rsid w:val="00347DFC"/>
    <w:rsid w:val="00350490"/>
    <w:rsid w:val="003530DE"/>
    <w:rsid w:val="00360CD9"/>
    <w:rsid w:val="0036345C"/>
    <w:rsid w:val="0037258A"/>
    <w:rsid w:val="0037574A"/>
    <w:rsid w:val="00384C1B"/>
    <w:rsid w:val="0039508A"/>
    <w:rsid w:val="003C4608"/>
    <w:rsid w:val="003E3144"/>
    <w:rsid w:val="003E3BFD"/>
    <w:rsid w:val="003E6161"/>
    <w:rsid w:val="003F391B"/>
    <w:rsid w:val="003F745F"/>
    <w:rsid w:val="003F7709"/>
    <w:rsid w:val="00415A88"/>
    <w:rsid w:val="00415D51"/>
    <w:rsid w:val="0042381B"/>
    <w:rsid w:val="00432496"/>
    <w:rsid w:val="0043515B"/>
    <w:rsid w:val="00436F01"/>
    <w:rsid w:val="00441E63"/>
    <w:rsid w:val="0045323D"/>
    <w:rsid w:val="004535FB"/>
    <w:rsid w:val="00462FC9"/>
    <w:rsid w:val="00472AF5"/>
    <w:rsid w:val="00473744"/>
    <w:rsid w:val="00473AA3"/>
    <w:rsid w:val="0048132E"/>
    <w:rsid w:val="00482683"/>
    <w:rsid w:val="00485DF0"/>
    <w:rsid w:val="004873F6"/>
    <w:rsid w:val="00493967"/>
    <w:rsid w:val="004947B3"/>
    <w:rsid w:val="00494B96"/>
    <w:rsid w:val="004A1561"/>
    <w:rsid w:val="004A2C5E"/>
    <w:rsid w:val="004A44A5"/>
    <w:rsid w:val="004B0ED1"/>
    <w:rsid w:val="004B3949"/>
    <w:rsid w:val="004C32B8"/>
    <w:rsid w:val="004C5CEE"/>
    <w:rsid w:val="004C67B8"/>
    <w:rsid w:val="004C6BD9"/>
    <w:rsid w:val="004D5A6D"/>
    <w:rsid w:val="004F0246"/>
    <w:rsid w:val="004F0583"/>
    <w:rsid w:val="004F26A0"/>
    <w:rsid w:val="004F4B0A"/>
    <w:rsid w:val="005138A6"/>
    <w:rsid w:val="005165DD"/>
    <w:rsid w:val="00521830"/>
    <w:rsid w:val="00522230"/>
    <w:rsid w:val="005257C5"/>
    <w:rsid w:val="00533CA8"/>
    <w:rsid w:val="005433F5"/>
    <w:rsid w:val="00551596"/>
    <w:rsid w:val="0055447B"/>
    <w:rsid w:val="00557849"/>
    <w:rsid w:val="00570C9A"/>
    <w:rsid w:val="00570D9D"/>
    <w:rsid w:val="005902B6"/>
    <w:rsid w:val="00593F53"/>
    <w:rsid w:val="00594483"/>
    <w:rsid w:val="00595427"/>
    <w:rsid w:val="0059657A"/>
    <w:rsid w:val="005A29E2"/>
    <w:rsid w:val="005B2837"/>
    <w:rsid w:val="005C67C2"/>
    <w:rsid w:val="005C7067"/>
    <w:rsid w:val="005D2CBE"/>
    <w:rsid w:val="0060466C"/>
    <w:rsid w:val="006129EC"/>
    <w:rsid w:val="00613016"/>
    <w:rsid w:val="00614EC6"/>
    <w:rsid w:val="00621A5F"/>
    <w:rsid w:val="006232C0"/>
    <w:rsid w:val="00633460"/>
    <w:rsid w:val="00636802"/>
    <w:rsid w:val="00640FFF"/>
    <w:rsid w:val="0065406C"/>
    <w:rsid w:val="006553CE"/>
    <w:rsid w:val="00655C2B"/>
    <w:rsid w:val="00666BBA"/>
    <w:rsid w:val="00667476"/>
    <w:rsid w:val="00691222"/>
    <w:rsid w:val="00693D25"/>
    <w:rsid w:val="006C40E6"/>
    <w:rsid w:val="006C4323"/>
    <w:rsid w:val="006D47C2"/>
    <w:rsid w:val="006D6756"/>
    <w:rsid w:val="006F6C83"/>
    <w:rsid w:val="00706BC4"/>
    <w:rsid w:val="00706E09"/>
    <w:rsid w:val="007129A4"/>
    <w:rsid w:val="007129AB"/>
    <w:rsid w:val="00715998"/>
    <w:rsid w:val="00720CB3"/>
    <w:rsid w:val="007321BD"/>
    <w:rsid w:val="0073319C"/>
    <w:rsid w:val="007357B3"/>
    <w:rsid w:val="007358DD"/>
    <w:rsid w:val="007376A1"/>
    <w:rsid w:val="00741531"/>
    <w:rsid w:val="00741724"/>
    <w:rsid w:val="007418B0"/>
    <w:rsid w:val="007532C7"/>
    <w:rsid w:val="00756FBF"/>
    <w:rsid w:val="00757BF9"/>
    <w:rsid w:val="007617FA"/>
    <w:rsid w:val="0076460D"/>
    <w:rsid w:val="00767E32"/>
    <w:rsid w:val="00773A32"/>
    <w:rsid w:val="00777E67"/>
    <w:rsid w:val="007817C7"/>
    <w:rsid w:val="007821A2"/>
    <w:rsid w:val="00782A13"/>
    <w:rsid w:val="00782FD0"/>
    <w:rsid w:val="00790303"/>
    <w:rsid w:val="007A480C"/>
    <w:rsid w:val="007B45FE"/>
    <w:rsid w:val="007C0089"/>
    <w:rsid w:val="007C291F"/>
    <w:rsid w:val="007C79EF"/>
    <w:rsid w:val="007D271F"/>
    <w:rsid w:val="007E00AA"/>
    <w:rsid w:val="007E5B55"/>
    <w:rsid w:val="00800A32"/>
    <w:rsid w:val="0080285D"/>
    <w:rsid w:val="00811A2F"/>
    <w:rsid w:val="00820D7B"/>
    <w:rsid w:val="008407DE"/>
    <w:rsid w:val="00842DE5"/>
    <w:rsid w:val="00850853"/>
    <w:rsid w:val="00850E48"/>
    <w:rsid w:val="00853510"/>
    <w:rsid w:val="0086224A"/>
    <w:rsid w:val="008626B0"/>
    <w:rsid w:val="00862889"/>
    <w:rsid w:val="00872DC3"/>
    <w:rsid w:val="00873BD5"/>
    <w:rsid w:val="00877601"/>
    <w:rsid w:val="00882CC3"/>
    <w:rsid w:val="00885296"/>
    <w:rsid w:val="00885948"/>
    <w:rsid w:val="008938A9"/>
    <w:rsid w:val="00893D95"/>
    <w:rsid w:val="00896295"/>
    <w:rsid w:val="008A5B86"/>
    <w:rsid w:val="008B0C51"/>
    <w:rsid w:val="008B2E03"/>
    <w:rsid w:val="008B730C"/>
    <w:rsid w:val="008D0533"/>
    <w:rsid w:val="008D0AF7"/>
    <w:rsid w:val="008E7A43"/>
    <w:rsid w:val="008F1BE4"/>
    <w:rsid w:val="008F56A2"/>
    <w:rsid w:val="00900C3F"/>
    <w:rsid w:val="00901A0F"/>
    <w:rsid w:val="00901FE6"/>
    <w:rsid w:val="00904537"/>
    <w:rsid w:val="00927CC9"/>
    <w:rsid w:val="00931006"/>
    <w:rsid w:val="0093265E"/>
    <w:rsid w:val="009334B8"/>
    <w:rsid w:val="009365DC"/>
    <w:rsid w:val="00941AD3"/>
    <w:rsid w:val="00950471"/>
    <w:rsid w:val="00956EA4"/>
    <w:rsid w:val="009613B0"/>
    <w:rsid w:val="00965DA0"/>
    <w:rsid w:val="00966556"/>
    <w:rsid w:val="00970699"/>
    <w:rsid w:val="009818F2"/>
    <w:rsid w:val="009870BF"/>
    <w:rsid w:val="009874AE"/>
    <w:rsid w:val="009878B1"/>
    <w:rsid w:val="00987CA1"/>
    <w:rsid w:val="009A24D6"/>
    <w:rsid w:val="009B070F"/>
    <w:rsid w:val="009B6B14"/>
    <w:rsid w:val="009C1C0F"/>
    <w:rsid w:val="009C5145"/>
    <w:rsid w:val="009C68EA"/>
    <w:rsid w:val="009C6E73"/>
    <w:rsid w:val="009D479E"/>
    <w:rsid w:val="009E7D24"/>
    <w:rsid w:val="009F4684"/>
    <w:rsid w:val="00A001F7"/>
    <w:rsid w:val="00A14A8E"/>
    <w:rsid w:val="00A17AA8"/>
    <w:rsid w:val="00A33C52"/>
    <w:rsid w:val="00A375D3"/>
    <w:rsid w:val="00A51ADB"/>
    <w:rsid w:val="00A53518"/>
    <w:rsid w:val="00A53D1A"/>
    <w:rsid w:val="00A5701F"/>
    <w:rsid w:val="00A63915"/>
    <w:rsid w:val="00A779C2"/>
    <w:rsid w:val="00A81BC2"/>
    <w:rsid w:val="00A8719D"/>
    <w:rsid w:val="00A903FA"/>
    <w:rsid w:val="00A94A16"/>
    <w:rsid w:val="00AA7438"/>
    <w:rsid w:val="00AB281E"/>
    <w:rsid w:val="00AC1FFE"/>
    <w:rsid w:val="00AD60A7"/>
    <w:rsid w:val="00AF24E4"/>
    <w:rsid w:val="00AF3AC4"/>
    <w:rsid w:val="00AF5225"/>
    <w:rsid w:val="00B00AED"/>
    <w:rsid w:val="00B0188D"/>
    <w:rsid w:val="00B01E58"/>
    <w:rsid w:val="00B05EDD"/>
    <w:rsid w:val="00B11D87"/>
    <w:rsid w:val="00B128B2"/>
    <w:rsid w:val="00B15355"/>
    <w:rsid w:val="00B177E8"/>
    <w:rsid w:val="00B24C9F"/>
    <w:rsid w:val="00B25215"/>
    <w:rsid w:val="00B34D7F"/>
    <w:rsid w:val="00B37BCF"/>
    <w:rsid w:val="00B52A14"/>
    <w:rsid w:val="00B65118"/>
    <w:rsid w:val="00B67A60"/>
    <w:rsid w:val="00B77275"/>
    <w:rsid w:val="00B93CAE"/>
    <w:rsid w:val="00B951BD"/>
    <w:rsid w:val="00BA13E2"/>
    <w:rsid w:val="00BA3F59"/>
    <w:rsid w:val="00BB4E24"/>
    <w:rsid w:val="00BB6AEB"/>
    <w:rsid w:val="00BC4811"/>
    <w:rsid w:val="00BD2986"/>
    <w:rsid w:val="00BD31A7"/>
    <w:rsid w:val="00BE37D2"/>
    <w:rsid w:val="00BE3AEF"/>
    <w:rsid w:val="00BF2DA1"/>
    <w:rsid w:val="00BF319D"/>
    <w:rsid w:val="00BF6630"/>
    <w:rsid w:val="00C0191B"/>
    <w:rsid w:val="00C239F2"/>
    <w:rsid w:val="00C3526C"/>
    <w:rsid w:val="00C52663"/>
    <w:rsid w:val="00C669BC"/>
    <w:rsid w:val="00C736B2"/>
    <w:rsid w:val="00C7511F"/>
    <w:rsid w:val="00C81FBA"/>
    <w:rsid w:val="00C831A4"/>
    <w:rsid w:val="00C96C44"/>
    <w:rsid w:val="00CA10ED"/>
    <w:rsid w:val="00CA3FBE"/>
    <w:rsid w:val="00CA420C"/>
    <w:rsid w:val="00CB113D"/>
    <w:rsid w:val="00CB3D19"/>
    <w:rsid w:val="00CC0594"/>
    <w:rsid w:val="00CC3DF4"/>
    <w:rsid w:val="00CC498C"/>
    <w:rsid w:val="00CD143C"/>
    <w:rsid w:val="00CD19E7"/>
    <w:rsid w:val="00CD558F"/>
    <w:rsid w:val="00CD6B09"/>
    <w:rsid w:val="00CD786A"/>
    <w:rsid w:val="00CE060E"/>
    <w:rsid w:val="00CE167D"/>
    <w:rsid w:val="00D04DFD"/>
    <w:rsid w:val="00D07613"/>
    <w:rsid w:val="00D15071"/>
    <w:rsid w:val="00D161A7"/>
    <w:rsid w:val="00D17643"/>
    <w:rsid w:val="00D304F4"/>
    <w:rsid w:val="00D33378"/>
    <w:rsid w:val="00D40DFB"/>
    <w:rsid w:val="00D4501A"/>
    <w:rsid w:val="00D46A25"/>
    <w:rsid w:val="00D47287"/>
    <w:rsid w:val="00D53484"/>
    <w:rsid w:val="00D632AF"/>
    <w:rsid w:val="00D7532C"/>
    <w:rsid w:val="00D85EC5"/>
    <w:rsid w:val="00DA23F3"/>
    <w:rsid w:val="00DA334E"/>
    <w:rsid w:val="00DB167C"/>
    <w:rsid w:val="00DC5060"/>
    <w:rsid w:val="00DC768E"/>
    <w:rsid w:val="00DD2F75"/>
    <w:rsid w:val="00DD521C"/>
    <w:rsid w:val="00DE3BEE"/>
    <w:rsid w:val="00DF23DB"/>
    <w:rsid w:val="00E04818"/>
    <w:rsid w:val="00E065CE"/>
    <w:rsid w:val="00E07BBA"/>
    <w:rsid w:val="00E149F7"/>
    <w:rsid w:val="00E159C9"/>
    <w:rsid w:val="00E16909"/>
    <w:rsid w:val="00E21FA8"/>
    <w:rsid w:val="00E249D7"/>
    <w:rsid w:val="00E261A2"/>
    <w:rsid w:val="00E3125D"/>
    <w:rsid w:val="00E33544"/>
    <w:rsid w:val="00E423DA"/>
    <w:rsid w:val="00E43B5E"/>
    <w:rsid w:val="00E43B84"/>
    <w:rsid w:val="00E46730"/>
    <w:rsid w:val="00E5218A"/>
    <w:rsid w:val="00E52773"/>
    <w:rsid w:val="00E53D3F"/>
    <w:rsid w:val="00E66E66"/>
    <w:rsid w:val="00E73C0F"/>
    <w:rsid w:val="00E73E16"/>
    <w:rsid w:val="00E75DF3"/>
    <w:rsid w:val="00E846CE"/>
    <w:rsid w:val="00E92CA0"/>
    <w:rsid w:val="00E94277"/>
    <w:rsid w:val="00E95599"/>
    <w:rsid w:val="00E95785"/>
    <w:rsid w:val="00E95F48"/>
    <w:rsid w:val="00EB2EE5"/>
    <w:rsid w:val="00ED4DFE"/>
    <w:rsid w:val="00EE693C"/>
    <w:rsid w:val="00EE7CAC"/>
    <w:rsid w:val="00EF094B"/>
    <w:rsid w:val="00EF19A2"/>
    <w:rsid w:val="00F01724"/>
    <w:rsid w:val="00F06210"/>
    <w:rsid w:val="00F1424A"/>
    <w:rsid w:val="00F23937"/>
    <w:rsid w:val="00F35FAA"/>
    <w:rsid w:val="00F433A5"/>
    <w:rsid w:val="00F478DF"/>
    <w:rsid w:val="00F50378"/>
    <w:rsid w:val="00F514ED"/>
    <w:rsid w:val="00F53A61"/>
    <w:rsid w:val="00F55FA5"/>
    <w:rsid w:val="00F5646A"/>
    <w:rsid w:val="00F82C9E"/>
    <w:rsid w:val="00F856B2"/>
    <w:rsid w:val="00F860B2"/>
    <w:rsid w:val="00F91DF1"/>
    <w:rsid w:val="00FA418F"/>
    <w:rsid w:val="00FA4FD9"/>
    <w:rsid w:val="00FA7DEB"/>
    <w:rsid w:val="00FB1D50"/>
    <w:rsid w:val="00FC4B1E"/>
    <w:rsid w:val="00FC6962"/>
    <w:rsid w:val="00FD08DC"/>
    <w:rsid w:val="00FD3FCF"/>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0"/>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pPr>
      <w:spacing w:line="400" w:lineRule="exact"/>
      <w:ind w:firstLine="420"/>
    </w:pPr>
    <w:rPr>
      <w:rFonts w:ascii="宋体"/>
    </w:rPr>
  </w:style>
  <w:style w:type="character" w:styleId="a5">
    <w:name w:val="page number"/>
    <w:basedOn w:val="a1"/>
  </w:style>
  <w:style w:type="paragraph" w:styleId="a6">
    <w:name w:val="footer"/>
    <w:basedOn w:val="a"/>
    <w:semiHidden/>
    <w:pPr>
      <w:tabs>
        <w:tab w:val="center" w:pos="4153"/>
        <w:tab w:val="right" w:pos="8306"/>
      </w:tabs>
      <w:snapToGrid w:val="0"/>
    </w:pPr>
    <w:rPr>
      <w:sz w:val="18"/>
    </w:rPr>
  </w:style>
  <w:style w:type="paragraph" w:styleId="a7">
    <w:name w:val="header"/>
    <w:basedOn w:val="a"/>
    <w:semiHidden/>
    <w:pPr>
      <w:pBdr>
        <w:bottom w:val="single" w:sz="6" w:space="1" w:color="auto"/>
      </w:pBdr>
      <w:tabs>
        <w:tab w:val="center" w:pos="4153"/>
        <w:tab w:val="right" w:pos="8306"/>
      </w:tabs>
      <w:snapToGrid w:val="0"/>
      <w:jc w:val="center"/>
    </w:pPr>
    <w:rPr>
      <w:sz w:val="18"/>
    </w:rPr>
  </w:style>
  <w:style w:type="paragraph" w:styleId="11">
    <w:name w:val="toc 1"/>
    <w:basedOn w:val="a"/>
    <w:next w:val="a"/>
    <w:autoRedefine/>
    <w:uiPriority w:val="39"/>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uiPriority w:val="39"/>
    <w:pPr>
      <w:tabs>
        <w:tab w:val="left" w:pos="720"/>
        <w:tab w:val="right" w:leader="dot" w:pos="8931"/>
      </w:tabs>
    </w:pPr>
    <w:rPr>
      <w:smallCaps/>
      <w:noProof/>
    </w:rPr>
  </w:style>
  <w:style w:type="paragraph" w:styleId="31">
    <w:name w:val="toc 3"/>
    <w:basedOn w:val="a"/>
    <w:next w:val="a"/>
    <w:autoRedefine/>
    <w:uiPriority w:val="39"/>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8">
    <w:name w:val="caption"/>
    <w:basedOn w:val="a"/>
    <w:next w:val="a"/>
    <w:qFormat/>
    <w:pPr>
      <w:spacing w:before="152" w:after="160"/>
    </w:pPr>
    <w:rPr>
      <w:rFonts w:ascii="Arial" w:eastAsia="黑体" w:hAnsi="Arial"/>
    </w:rPr>
  </w:style>
  <w:style w:type="paragraph" w:styleId="a9">
    <w:name w:val="table of figures"/>
    <w:basedOn w:val="a"/>
    <w:next w:val="a"/>
    <w:uiPriority w:val="99"/>
    <w:pPr>
      <w:ind w:left="840" w:hanging="420"/>
    </w:pPr>
  </w:style>
  <w:style w:type="paragraph" w:styleId="aa">
    <w:name w:val="Document Map"/>
    <w:basedOn w:val="a"/>
    <w:semiHidden/>
    <w:pPr>
      <w:shd w:val="clear" w:color="auto" w:fill="000080"/>
    </w:pPr>
  </w:style>
  <w:style w:type="paragraph" w:styleId="ab">
    <w:name w:val="footnote text"/>
    <w:basedOn w:val="a"/>
    <w:semiHidden/>
    <w:pPr>
      <w:snapToGrid w:val="0"/>
    </w:pPr>
    <w:rPr>
      <w:sz w:val="18"/>
      <w:szCs w:val="18"/>
    </w:rPr>
  </w:style>
  <w:style w:type="character" w:styleId="ac">
    <w:name w:val="footnote reference"/>
    <w:semiHidden/>
    <w:rPr>
      <w:vertAlign w:val="superscript"/>
    </w:rPr>
  </w:style>
  <w:style w:type="paragraph" w:styleId="ad">
    <w:name w:val="Body Text Indent"/>
    <w:basedOn w:val="a"/>
    <w:semiHidden/>
    <w:pPr>
      <w:spacing w:line="480" w:lineRule="exact"/>
      <w:ind w:left="425"/>
    </w:pPr>
    <w:rPr>
      <w:rFonts w:ascii="宋体"/>
    </w:rPr>
  </w:style>
  <w:style w:type="character" w:styleId="ae">
    <w:name w:val="annotation reference"/>
    <w:semiHidden/>
    <w:rPr>
      <w:sz w:val="21"/>
      <w:szCs w:val="21"/>
    </w:rPr>
  </w:style>
  <w:style w:type="paragraph" w:styleId="af">
    <w:name w:val="annotation text"/>
    <w:basedOn w:val="a"/>
    <w:semiHidden/>
  </w:style>
  <w:style w:type="paragraph" w:styleId="af0">
    <w:name w:val="annotation subject"/>
    <w:basedOn w:val="af"/>
    <w:next w:val="af"/>
    <w:semiHidden/>
    <w:rPr>
      <w:b/>
      <w:bCs/>
    </w:rPr>
  </w:style>
  <w:style w:type="paragraph" w:styleId="af1">
    <w:name w:val="Balloon Text"/>
    <w:basedOn w:val="a"/>
    <w:semiHidden/>
    <w:rPr>
      <w:sz w:val="18"/>
      <w:szCs w:val="18"/>
    </w:rPr>
  </w:style>
  <w:style w:type="character" w:styleId="af2">
    <w:name w:val="FollowedHyperlink"/>
    <w:semiHidden/>
    <w:rPr>
      <w:color w:val="800080"/>
      <w:u w:val="single"/>
    </w:rPr>
  </w:style>
  <w:style w:type="paragraph" w:customStyle="1" w:styleId="12">
    <w:name w:val="1"/>
    <w:basedOn w:val="a"/>
    <w:next w:val="a0"/>
    <w:pPr>
      <w:ind w:firstLine="420"/>
    </w:pPr>
    <w:rPr>
      <w:rFonts w:ascii="宋体"/>
    </w:rPr>
  </w:style>
  <w:style w:type="character" w:styleId="af3">
    <w:name w:val="Hyperlink"/>
    <w:uiPriority w:val="99"/>
    <w:rPr>
      <w:color w:val="0000FF"/>
      <w:u w:val="single"/>
    </w:rPr>
  </w:style>
  <w:style w:type="paragraph" w:styleId="af4">
    <w:name w:val="Normal (Web)"/>
    <w:basedOn w:val="a"/>
    <w:uiPriority w:val="99"/>
    <w:semiHidden/>
    <w:pPr>
      <w:spacing w:before="100" w:beforeAutospacing="1" w:after="100" w:afterAutospacing="1"/>
    </w:pPr>
    <w:rPr>
      <w:rFonts w:ascii="宋体" w:hAnsi="宋体" w:cs="宋体"/>
    </w:rPr>
  </w:style>
  <w:style w:type="character" w:styleId="af5">
    <w:name w:val="Strong"/>
    <w:qFormat/>
    <w:rPr>
      <w:b/>
      <w:bCs/>
    </w:rPr>
  </w:style>
  <w:style w:type="paragraph" w:customStyle="1" w:styleId="13">
    <w:name w:val="样式1"/>
    <w:basedOn w:val="af6"/>
    <w:autoRedefine/>
    <w:pPr>
      <w:spacing w:after="0"/>
      <w:ind w:firstLineChars="200" w:firstLine="480"/>
    </w:pPr>
    <w:rPr>
      <w:rFonts w:ascii="宋体" w:hAnsi="宋体"/>
    </w:rPr>
  </w:style>
  <w:style w:type="character" w:customStyle="1" w:styleId="Char">
    <w:name w:val="正文文本 Char"/>
    <w:rPr>
      <w:rFonts w:eastAsia="宋体"/>
      <w:kern w:val="2"/>
      <w:sz w:val="24"/>
      <w:lang w:val="en-US" w:eastAsia="zh-CN" w:bidi="ar-SA"/>
    </w:rPr>
  </w:style>
  <w:style w:type="paragraph" w:styleId="af7">
    <w:name w:val="Body Text"/>
    <w:basedOn w:val="a"/>
    <w:semiHidden/>
    <w:pPr>
      <w:spacing w:after="120"/>
    </w:pPr>
  </w:style>
  <w:style w:type="paragraph" w:styleId="af6">
    <w:name w:val="Body Text First Indent"/>
    <w:basedOn w:val="af7"/>
    <w:semiHidden/>
    <w:pPr>
      <w:ind w:firstLineChars="100" w:firstLine="420"/>
    </w:pPr>
  </w:style>
  <w:style w:type="character" w:customStyle="1" w:styleId="Char0">
    <w:name w:val="正文首行缩进 Char"/>
    <w:basedOn w:val="Char"/>
    <w:rPr>
      <w:rFonts w:eastAsia="宋体"/>
      <w:kern w:val="2"/>
      <w:sz w:val="24"/>
      <w:lang w:val="en-US" w:eastAsia="zh-CN" w:bidi="ar-SA"/>
    </w:rPr>
  </w:style>
  <w:style w:type="character" w:customStyle="1" w:styleId="1Char">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4">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8">
    <w:name w:val="index heading"/>
    <w:basedOn w:val="a"/>
    <w:next w:val="14"/>
    <w:semiHidden/>
    <w:rPr>
      <w:sz w:val="20"/>
    </w:rPr>
  </w:style>
  <w:style w:type="paragraph" w:styleId="af9">
    <w:name w:val="List Paragraph"/>
    <w:basedOn w:val="a"/>
    <w:qFormat/>
    <w:pPr>
      <w:ind w:firstLineChars="200" w:firstLine="420"/>
    </w:pPr>
    <w:rPr>
      <w:rFonts w:ascii="Calibri" w:hAnsi="Calibri"/>
      <w:sz w:val="21"/>
      <w:szCs w:val="22"/>
    </w:rPr>
  </w:style>
  <w:style w:type="paragraph" w:styleId="afa">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b">
    <w:name w:val="endnote text"/>
    <w:basedOn w:val="a"/>
    <w:semiHidden/>
    <w:unhideWhenUsed/>
    <w:pPr>
      <w:snapToGrid w:val="0"/>
    </w:pPr>
  </w:style>
  <w:style w:type="character" w:customStyle="1" w:styleId="CharChar1">
    <w:name w:val="Char Char1"/>
    <w:semiHidden/>
    <w:rPr>
      <w:kern w:val="2"/>
      <w:sz w:val="24"/>
    </w:rPr>
  </w:style>
  <w:style w:type="character" w:styleId="afc">
    <w:name w:val="endnote reference"/>
    <w:semiHidden/>
    <w:unhideWhenUsed/>
    <w:rPr>
      <w:vertAlign w:val="superscript"/>
    </w:rPr>
  </w:style>
  <w:style w:type="paragraph" w:customStyle="1" w:styleId="Char1">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d">
    <w:name w:val="No Spacing"/>
    <w:qFormat/>
    <w:rPr>
      <w:rFonts w:ascii="Calibri" w:hAnsi="Calibri"/>
      <w:sz w:val="22"/>
      <w:szCs w:val="22"/>
    </w:rPr>
  </w:style>
  <w:style w:type="character" w:customStyle="1" w:styleId="Char2">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e">
    <w:name w:val="正文首行缩进两汉字"/>
    <w:basedOn w:val="a"/>
    <w:autoRedefine/>
    <w:qFormat/>
    <w:pPr>
      <w:ind w:leftChars="175" w:left="420" w:firstLineChars="200" w:firstLine="480"/>
    </w:pPr>
    <w:rPr>
      <w:lang w:val="x-none" w:eastAsia="x-none"/>
    </w:rPr>
  </w:style>
  <w:style w:type="character" w:customStyle="1" w:styleId="Char3">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f">
    <w:name w:val="toa heading"/>
    <w:basedOn w:val="a"/>
    <w:next w:val="a"/>
    <w:semiHidden/>
    <w:unhideWhenUsed/>
    <w:pPr>
      <w:spacing w:before="120"/>
    </w:pPr>
    <w:rPr>
      <w:rFonts w:ascii="Cambria" w:hAnsi="Cambria"/>
    </w:rPr>
  </w:style>
  <w:style w:type="paragraph" w:styleId="aff0">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0"/>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1">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0">
    <w:name w:val="标题 1字符"/>
    <w:basedOn w:val="a1"/>
    <w:link w:val="1"/>
    <w:rsid w:val="00472AF5"/>
    <w:rPr>
      <w:rFonts w:ascii="黑体" w:eastAsia="黑体"/>
      <w:kern w:val="44"/>
      <w:sz w:val="30"/>
      <w:szCs w:val="24"/>
    </w:rPr>
  </w:style>
  <w:style w:type="table" w:styleId="aff2">
    <w:name w:val="Table Grid"/>
    <w:basedOn w:val="a2"/>
    <w:uiPriority w:val="59"/>
    <w:rsid w:val="0073319C"/>
    <w:rPr>
      <w:rFonts w:asciiTheme="minorHAnsi" w:eastAsiaTheme="minorEastAsia" w:hAnsiTheme="minorHAnsi" w:cstheme="minorBidi"/>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3">
    <w:name w:val="图标题"/>
    <w:basedOn w:val="a0"/>
    <w:link w:val="Char4"/>
    <w:qFormat/>
    <w:rsid w:val="004A2C5E"/>
    <w:pPr>
      <w:ind w:firstLine="0"/>
      <w:jc w:val="center"/>
    </w:pPr>
    <w:rPr>
      <w:rFonts w:ascii="Times New Roman"/>
      <w:b/>
      <w:sz w:val="21"/>
      <w:szCs w:val="21"/>
    </w:rPr>
  </w:style>
  <w:style w:type="character" w:customStyle="1" w:styleId="a4">
    <w:name w:val="正文缩进字符"/>
    <w:basedOn w:val="a1"/>
    <w:link w:val="a0"/>
    <w:rsid w:val="004A2C5E"/>
    <w:rPr>
      <w:rFonts w:ascii="宋体"/>
      <w:sz w:val="24"/>
      <w:szCs w:val="24"/>
    </w:rPr>
  </w:style>
  <w:style w:type="character" w:customStyle="1" w:styleId="Char4">
    <w:name w:val="图标题 Char"/>
    <w:basedOn w:val="a4"/>
    <w:link w:val="aff3"/>
    <w:rsid w:val="004A2C5E"/>
    <w:rPr>
      <w:rFonts w:ascii="宋体"/>
      <w:b/>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59">
      <w:bodyDiv w:val="1"/>
      <w:marLeft w:val="0"/>
      <w:marRight w:val="0"/>
      <w:marTop w:val="0"/>
      <w:marBottom w:val="0"/>
      <w:divBdr>
        <w:top w:val="none" w:sz="0" w:space="0" w:color="auto"/>
        <w:left w:val="none" w:sz="0" w:space="0" w:color="auto"/>
        <w:bottom w:val="none" w:sz="0" w:space="0" w:color="auto"/>
        <w:right w:val="none" w:sz="0" w:space="0" w:color="auto"/>
      </w:divBdr>
    </w:div>
    <w:div w:id="186525822">
      <w:bodyDiv w:val="1"/>
      <w:marLeft w:val="0"/>
      <w:marRight w:val="0"/>
      <w:marTop w:val="0"/>
      <w:marBottom w:val="0"/>
      <w:divBdr>
        <w:top w:val="none" w:sz="0" w:space="0" w:color="auto"/>
        <w:left w:val="none" w:sz="0" w:space="0" w:color="auto"/>
        <w:bottom w:val="none" w:sz="0" w:space="0" w:color="auto"/>
        <w:right w:val="none" w:sz="0" w:space="0" w:color="auto"/>
      </w:divBdr>
    </w:div>
    <w:div w:id="415979456">
      <w:bodyDiv w:val="1"/>
      <w:marLeft w:val="0"/>
      <w:marRight w:val="0"/>
      <w:marTop w:val="0"/>
      <w:marBottom w:val="0"/>
      <w:divBdr>
        <w:top w:val="none" w:sz="0" w:space="0" w:color="auto"/>
        <w:left w:val="none" w:sz="0" w:space="0" w:color="auto"/>
        <w:bottom w:val="none" w:sz="0" w:space="0" w:color="auto"/>
        <w:right w:val="none" w:sz="0" w:space="0" w:color="auto"/>
      </w:divBdr>
    </w:div>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661658854">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108089729">
      <w:bodyDiv w:val="1"/>
      <w:marLeft w:val="0"/>
      <w:marRight w:val="0"/>
      <w:marTop w:val="0"/>
      <w:marBottom w:val="0"/>
      <w:divBdr>
        <w:top w:val="none" w:sz="0" w:space="0" w:color="auto"/>
        <w:left w:val="none" w:sz="0" w:space="0" w:color="auto"/>
        <w:bottom w:val="none" w:sz="0" w:space="0" w:color="auto"/>
        <w:right w:val="none" w:sz="0" w:space="0" w:color="auto"/>
      </w:divBdr>
      <w:divsChild>
        <w:div w:id="1271276651">
          <w:marLeft w:val="0"/>
          <w:marRight w:val="0"/>
          <w:marTop w:val="0"/>
          <w:marBottom w:val="0"/>
          <w:divBdr>
            <w:top w:val="none" w:sz="0" w:space="0" w:color="auto"/>
            <w:left w:val="none" w:sz="0" w:space="0" w:color="auto"/>
            <w:bottom w:val="none" w:sz="0" w:space="0" w:color="auto"/>
            <w:right w:val="none" w:sz="0" w:space="0" w:color="auto"/>
          </w:divBdr>
          <w:divsChild>
            <w:div w:id="241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163">
      <w:bodyDiv w:val="1"/>
      <w:marLeft w:val="0"/>
      <w:marRight w:val="0"/>
      <w:marTop w:val="0"/>
      <w:marBottom w:val="0"/>
      <w:divBdr>
        <w:top w:val="none" w:sz="0" w:space="0" w:color="auto"/>
        <w:left w:val="none" w:sz="0" w:space="0" w:color="auto"/>
        <w:bottom w:val="none" w:sz="0" w:space="0" w:color="auto"/>
        <w:right w:val="none" w:sz="0" w:space="0" w:color="auto"/>
      </w:divBdr>
    </w:div>
    <w:div w:id="1552420097">
      <w:bodyDiv w:val="1"/>
      <w:marLeft w:val="0"/>
      <w:marRight w:val="0"/>
      <w:marTop w:val="0"/>
      <w:marBottom w:val="0"/>
      <w:divBdr>
        <w:top w:val="none" w:sz="0" w:space="0" w:color="auto"/>
        <w:left w:val="none" w:sz="0" w:space="0" w:color="auto"/>
        <w:bottom w:val="none" w:sz="0" w:space="0" w:color="auto"/>
        <w:right w:val="none" w:sz="0" w:space="0" w:color="auto"/>
      </w:divBdr>
    </w:div>
    <w:div w:id="1609041671">
      <w:bodyDiv w:val="1"/>
      <w:marLeft w:val="0"/>
      <w:marRight w:val="0"/>
      <w:marTop w:val="0"/>
      <w:marBottom w:val="0"/>
      <w:divBdr>
        <w:top w:val="none" w:sz="0" w:space="0" w:color="auto"/>
        <w:left w:val="none" w:sz="0" w:space="0" w:color="auto"/>
        <w:bottom w:val="none" w:sz="0" w:space="0" w:color="auto"/>
        <w:right w:val="none" w:sz="0" w:space="0" w:color="auto"/>
      </w:divBdr>
    </w:div>
    <w:div w:id="1842619999">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9301">
      <w:bodyDiv w:val="1"/>
      <w:marLeft w:val="0"/>
      <w:marRight w:val="0"/>
      <w:marTop w:val="0"/>
      <w:marBottom w:val="0"/>
      <w:divBdr>
        <w:top w:val="none" w:sz="0" w:space="0" w:color="auto"/>
        <w:left w:val="none" w:sz="0" w:space="0" w:color="auto"/>
        <w:bottom w:val="none" w:sz="0" w:space="0" w:color="auto"/>
        <w:right w:val="none" w:sz="0" w:space="0" w:color="auto"/>
      </w:divBdr>
    </w:div>
    <w:div w:id="1967541449">
      <w:bodyDiv w:val="1"/>
      <w:marLeft w:val="0"/>
      <w:marRight w:val="0"/>
      <w:marTop w:val="0"/>
      <w:marBottom w:val="0"/>
      <w:divBdr>
        <w:top w:val="none" w:sz="0" w:space="0" w:color="auto"/>
        <w:left w:val="none" w:sz="0" w:space="0" w:color="auto"/>
        <w:bottom w:val="none" w:sz="0" w:space="0" w:color="auto"/>
        <w:right w:val="none" w:sz="0" w:space="0" w:color="auto"/>
      </w:divBdr>
      <w:divsChild>
        <w:div w:id="338508210">
          <w:marLeft w:val="0"/>
          <w:marRight w:val="0"/>
          <w:marTop w:val="0"/>
          <w:marBottom w:val="0"/>
          <w:divBdr>
            <w:top w:val="none" w:sz="0" w:space="0" w:color="auto"/>
            <w:left w:val="none" w:sz="0" w:space="0" w:color="auto"/>
            <w:bottom w:val="none" w:sz="0" w:space="0" w:color="auto"/>
            <w:right w:val="none" w:sz="0" w:space="0" w:color="auto"/>
          </w:divBdr>
          <w:divsChild>
            <w:div w:id="8599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50" Type="http://schemas.openxmlformats.org/officeDocument/2006/relationships/hyperlink" Target="https://www.w3.org/TR/2017/NOTE-pwp-ucr-20170502/" TargetMode="External"/><Relationship Id="rId51" Type="http://schemas.openxmlformats.org/officeDocument/2006/relationships/hyperlink" Target="http://www.w3school.com.cn/html5/index.asp&#65292;2016.12" TargetMode="External"/><Relationship Id="rId52" Type="http://schemas.openxmlformats.org/officeDocument/2006/relationships/header" Target="header8.xml"/><Relationship Id="rId53" Type="http://schemas.openxmlformats.org/officeDocument/2006/relationships/header" Target="header9.xml"/><Relationship Id="rId54" Type="http://schemas.openxmlformats.org/officeDocument/2006/relationships/header" Target="header10.xml"/><Relationship Id="rId55" Type="http://schemas.openxmlformats.org/officeDocument/2006/relationships/fontTable" Target="fontTable.xml"/><Relationship Id="rId56" Type="http://schemas.microsoft.com/office/2011/relationships/people" Target="people.xml"/><Relationship Id="rId57" Type="http://schemas.openxmlformats.org/officeDocument/2006/relationships/theme" Target="theme/theme1.xml"/><Relationship Id="rId40" Type="http://schemas.openxmlformats.org/officeDocument/2006/relationships/package" Target="embeddings/Microsoft_Visio___444.vsdx"/><Relationship Id="rId41" Type="http://schemas.openxmlformats.org/officeDocument/2006/relationships/image" Target="media/image15.emf"/><Relationship Id="rId42" Type="http://schemas.openxmlformats.org/officeDocument/2006/relationships/package" Target="embeddings/Microsoft_Visio___555.vsdx"/><Relationship Id="rId43" Type="http://schemas.openxmlformats.org/officeDocument/2006/relationships/image" Target="media/image16.emf"/><Relationship Id="rId44" Type="http://schemas.openxmlformats.org/officeDocument/2006/relationships/package" Target="embeddings/Microsoft_Visio___666.vsdx"/><Relationship Id="rId45" Type="http://schemas.openxmlformats.org/officeDocument/2006/relationships/image" Target="media/image17.emf"/><Relationship Id="rId46" Type="http://schemas.openxmlformats.org/officeDocument/2006/relationships/package" Target="embeddings/Microsoft_Visio___777.vsdx"/><Relationship Id="rId47" Type="http://schemas.openxmlformats.org/officeDocument/2006/relationships/image" Target="media/image18.gif"/><Relationship Id="rId48" Type="http://schemas.openxmlformats.org/officeDocument/2006/relationships/image" Target="media/image19.png"/><Relationship Id="rId4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package" Target="embeddings/Microsoft_Visio___222.vsdx"/><Relationship Id="rId31" Type="http://schemas.openxmlformats.org/officeDocument/2006/relationships/image" Target="media/image8.jpg"/><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package" Target="embeddings/Microsoft_Visio___333.vsdx"/><Relationship Id="rId35" Type="http://schemas.openxmlformats.org/officeDocument/2006/relationships/image" Target="media/image11.emf"/><Relationship Id="rId36" Type="http://schemas.openxmlformats.org/officeDocument/2006/relationships/oleObject" Target="embeddings/Microsoft_Visio_2003-2010___111.vsd"/><Relationship Id="rId37" Type="http://schemas.openxmlformats.org/officeDocument/2006/relationships/image" Target="media/image12.jpg"/><Relationship Id="rId38" Type="http://schemas.openxmlformats.org/officeDocument/2006/relationships/image" Target="media/image13.jpg"/><Relationship Id="rId39" Type="http://schemas.openxmlformats.org/officeDocument/2006/relationships/image" Target="media/image14.emf"/><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emf"/><Relationship Id="rId26" Type="http://schemas.openxmlformats.org/officeDocument/2006/relationships/package" Target="embeddings/Microsoft_Visio___111.vsdx"/><Relationship Id="rId27" Type="http://schemas.openxmlformats.org/officeDocument/2006/relationships/image" Target="media/image5.jpg"/><Relationship Id="rId28" Type="http://schemas.openxmlformats.org/officeDocument/2006/relationships/image" Target="media/image6.jpg"/><Relationship Id="rId29" Type="http://schemas.openxmlformats.org/officeDocument/2006/relationships/image" Target="media/image7.emf"/><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3B0EE61-E44D-5A47-828F-3EA093D3C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Office\Templates\MY_DOT\硕士论文开题报告模板.dot</Template>
  <TotalTime>4700</TotalTime>
  <Pages>54</Pages>
  <Words>6983</Words>
  <Characters>39804</Characters>
  <Application>Microsoft Macintosh Word</Application>
  <DocSecurity>0</DocSecurity>
  <Lines>331</Lines>
  <Paragraphs>93</Paragraphs>
  <ScaleCrop>false</ScaleCrop>
  <HeadingPairs>
    <vt:vector size="2" baseType="variant">
      <vt:variant>
        <vt:lpstr>标题</vt:lpstr>
      </vt:variant>
      <vt:variant>
        <vt:i4>1</vt:i4>
      </vt:variant>
    </vt:vector>
  </HeadingPairs>
  <TitlesOfParts>
    <vt:vector size="1" baseType="lpstr">
      <vt:lpstr>开题报告</vt:lpstr>
    </vt:vector>
  </TitlesOfParts>
  <Company>BUAA</Company>
  <LinksUpToDate>false</LinksUpToDate>
  <CharactersWithSpaces>46694</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Microsoft Office 用户</cp:lastModifiedBy>
  <cp:revision>255</cp:revision>
  <cp:lastPrinted>2012-05-29T10:06:00Z</cp:lastPrinted>
  <dcterms:created xsi:type="dcterms:W3CDTF">2017-06-03T07:01:00Z</dcterms:created>
  <dcterms:modified xsi:type="dcterms:W3CDTF">2017-09-12T15:26:00Z</dcterms:modified>
</cp:coreProperties>
</file>